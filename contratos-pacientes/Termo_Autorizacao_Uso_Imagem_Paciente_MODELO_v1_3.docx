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C9F88" w14:textId="77777777" w:rsidR="000A1648" w:rsidRDefault="00390B76" w:rsidP="000A1648">
      <w:pPr>
        <w:spacing w:before="120"/>
        <w:ind w:left="426" w:hanging="426"/>
        <w:rPr>
          <w:b/>
          <w:bCs/>
          <w:u w:val="single"/>
        </w:rPr>
      </w:pPr>
      <w:r>
        <w:rPr>
          <w:b/>
        </w:rPr>
        <w:t>TERMO DE AUTORIZAÇÃO DE USO DE IMAGEM E VOZ – PACIENTE</w:t>
      </w:r>
    </w:p>
    <w:p w14:paraId="7110D88E" w14:textId="77777777" w:rsidR="000A1648" w:rsidRPr="002F7B30" w:rsidRDefault="000A1648" w:rsidP="000A1648">
      <w:pPr>
        <w:pStyle w:val="FrameContentsuser"/>
        <w:spacing w:before="12" w:line="250" w:lineRule="auto"/>
        <w:ind w:left="20" w:right="18"/>
        <w:rPr>
          <w:b/>
          <w:bCs/>
          <w:u w:val="single"/>
        </w:rPr>
      </w:pPr>
      <w:r>
        <w:t xml:space="preserve">Vinculado ao Contrato nº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_________________</w:t>
      </w:r>
      <w:r>
        <w:rPr>
          <w:highlight w:val="yellow"/>
        </w:rPr>
        <w:t>»</w:t>
      </w:r>
      <w:r>
        <w:t xml:space="preserve">, firmado em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__/__/____</w:t>
      </w:r>
      <w:r>
        <w:rPr>
          <w:highlight w:val="yellow"/>
        </w:rPr>
        <w:t>»</w:t>
      </w:r>
      <w:r>
        <w:t>.</w:t>
      </w:r>
    </w:p>
    <w:p w14:paraId="2E50A99C" w14:textId="77777777" w:rsidR="00B255AA" w:rsidRDefault="00000000">
      <w:pPr>
        <w:spacing w:before="120"/>
        <w:jc w:val="both"/>
      </w:pPr>
      <w:r>
        <w:t>Pelo presente instrumento particular, as partes a seguir identificadas celebram o presente TERMO DE AUTORIZAÇÃO DE USO DE IMAGEM E VOZ, instrumento apartado e facultativo em relação ao Contrato acima referido, que se regerá pelas cláusulas e condições a seguir.</w:t>
      </w:r>
    </w:p>
    <w:p w14:paraId="6787A068" w14:textId="77777777" w:rsidR="00B255AA" w:rsidRDefault="00000000">
      <w:pPr>
        <w:spacing w:before="240" w:after="120"/>
      </w:pPr>
      <w:r>
        <w:rPr>
          <w:b/>
          <w:bCs/>
          <w:color w:val="1F3864"/>
          <w:u w:val="single"/>
        </w:rPr>
        <w:t>QUALIFICAÇÃO DAS PARTES</w:t>
      </w:r>
    </w:p>
    <w:p w14:paraId="5921B4B5" w14:textId="77777777" w:rsidR="00B255AA" w:rsidRDefault="00000000">
      <w:pPr>
        <w:spacing w:before="120"/>
        <w:jc w:val="both"/>
      </w:pPr>
      <w:r>
        <w:rPr>
          <w:b/>
          <w:bCs/>
        </w:rPr>
        <w:t>CONTRATADA</w:t>
      </w:r>
      <w:r>
        <w:t>: UNIVERSO ABA CLÍNICA TERAPÊUTICA LTDA, pessoa jurídica de direito privado, com as unidades indicadas na tabela abaixo, neste ato representada na forma de seu Estatuto Social (doravante “</w:t>
      </w:r>
      <w:r>
        <w:rPr>
          <w:b/>
          <w:bCs/>
        </w:rPr>
        <w:t>CONTRATADA</w:t>
      </w:r>
      <w:r>
        <w:t>”).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7431"/>
      </w:tblGrid>
      <w:tr w:rsidR="00CC5267" w14:paraId="00A55614" w14:textId="77777777" w:rsidTr="009A52C6">
        <w:tc>
          <w:tcPr>
            <w:tcW w:w="2600" w:type="dxa"/>
            <w:shd w:val="clear" w:color="auto" w:fill="D9D9D9"/>
            <w:vAlign w:val="center"/>
          </w:tcPr>
          <w:p w14:paraId="7D1E786A" w14:textId="77777777" w:rsidR="00CC5267" w:rsidRDefault="00000000">
            <w:pPr>
              <w:spacing w:before="20" w:after="20"/>
            </w:pPr>
            <w:r>
              <w:rPr>
                <w:b/>
                <w:bCs/>
              </w:rPr>
              <w:t>CNPJ</w:t>
            </w:r>
          </w:p>
        </w:tc>
        <w:tc>
          <w:tcPr>
            <w:tcW w:w="7431" w:type="dxa"/>
            <w:shd w:val="clear" w:color="auto" w:fill="D9D9D9"/>
            <w:vAlign w:val="center"/>
          </w:tcPr>
          <w:p w14:paraId="14FE7398" w14:textId="77777777" w:rsidR="00CC5267" w:rsidRDefault="00000000">
            <w:pPr>
              <w:spacing w:before="20" w:after="20"/>
            </w:pPr>
            <w:r>
              <w:rPr>
                <w:b/>
                <w:bCs/>
              </w:rPr>
              <w:t>Endereço</w:t>
            </w:r>
          </w:p>
        </w:tc>
      </w:tr>
      <w:tr w:rsidR="00CC5267" w14:paraId="7385D6B1" w14:textId="77777777" w:rsidTr="009A52C6">
        <w:tc>
          <w:tcPr>
            <w:tcW w:w="2600" w:type="dxa"/>
            <w:vAlign w:val="center"/>
          </w:tcPr>
          <w:p w14:paraId="61E3F828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21.078.980/0001-15</w:t>
            </w:r>
          </w:p>
        </w:tc>
        <w:tc>
          <w:tcPr>
            <w:tcW w:w="7431" w:type="dxa"/>
            <w:vAlign w:val="center"/>
          </w:tcPr>
          <w:p w14:paraId="01B40DE6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Rua General Sezefredo, nº 420, Realengo, Rio de Janeiro/RJ, CEP 21715-065</w:t>
            </w:r>
          </w:p>
        </w:tc>
      </w:tr>
      <w:tr w:rsidR="00CC5267" w14:paraId="3CE8C42A" w14:textId="77777777" w:rsidTr="009A52C6">
        <w:tc>
          <w:tcPr>
            <w:tcW w:w="2600" w:type="dxa"/>
            <w:vAlign w:val="center"/>
          </w:tcPr>
          <w:p w14:paraId="708A2F99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21.078.980/0002-04</w:t>
            </w:r>
          </w:p>
        </w:tc>
        <w:tc>
          <w:tcPr>
            <w:tcW w:w="7431" w:type="dxa"/>
            <w:vAlign w:val="center"/>
          </w:tcPr>
          <w:p w14:paraId="0050F58D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Rua General Sezefredo, nº 570, Realengo, Rio de Janeiro/RJ, CEP 21715-065</w:t>
            </w:r>
          </w:p>
        </w:tc>
      </w:tr>
      <w:tr w:rsidR="00CC5267" w14:paraId="729CD7D1" w14:textId="77777777" w:rsidTr="009A52C6">
        <w:tc>
          <w:tcPr>
            <w:tcW w:w="2600" w:type="dxa"/>
            <w:vAlign w:val="center"/>
          </w:tcPr>
          <w:p w14:paraId="48BA63F6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21.078.980/0003-87</w:t>
            </w:r>
          </w:p>
        </w:tc>
        <w:tc>
          <w:tcPr>
            <w:tcW w:w="7431" w:type="dxa"/>
            <w:vAlign w:val="center"/>
          </w:tcPr>
          <w:p w14:paraId="3199C164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Rua Carlos Wenceslau, nº 655, Realengo, Rio de Janeiro/RJ, CEP 21715-000</w:t>
            </w:r>
          </w:p>
        </w:tc>
      </w:tr>
      <w:tr w:rsidR="00CC5267" w14:paraId="6DDD194C" w14:textId="77777777" w:rsidTr="009A52C6">
        <w:tc>
          <w:tcPr>
            <w:tcW w:w="2600" w:type="dxa"/>
            <w:vAlign w:val="center"/>
          </w:tcPr>
          <w:p w14:paraId="06105980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21.078.980/0004-68</w:t>
            </w:r>
          </w:p>
        </w:tc>
        <w:tc>
          <w:tcPr>
            <w:tcW w:w="7431" w:type="dxa"/>
            <w:vAlign w:val="center"/>
          </w:tcPr>
          <w:p w14:paraId="3C463E9E" w14:textId="77777777" w:rsidR="00CC5267" w:rsidRPr="009A52C6" w:rsidRDefault="00000000">
            <w:pPr>
              <w:spacing w:before="20" w:after="20"/>
              <w:rPr>
                <w:highlight w:val="yellow"/>
              </w:rPr>
            </w:pPr>
            <w:r w:rsidRPr="009A52C6">
              <w:rPr>
                <w:highlight w:val="yellow"/>
              </w:rPr>
              <w:t>Rua Estância, nº 25, Padre Miguel, Rio de Janeiro/RJ, CEP 21715-440</w:t>
            </w:r>
          </w:p>
        </w:tc>
      </w:tr>
    </w:tbl>
    <w:p w14:paraId="56207A02" w14:textId="31B976A1" w:rsidR="00B255AA" w:rsidRDefault="009A52C6">
      <w:pPr>
        <w:spacing w:before="120"/>
        <w:jc w:val="both"/>
      </w:pPr>
      <w:r w:rsidRPr="00B06731">
        <w:rPr>
          <w:i/>
          <w:iCs/>
          <w:highlight w:val="green"/>
        </w:rPr>
        <w:t>Observação para Preenchimento: manter apenas a(s) unidade(s) da CONTRATADA envolvida(s) conforme o Contrato e excluir as demais linhas</w:t>
      </w:r>
      <w:r w:rsidR="00B06731">
        <w:rPr>
          <w:i/>
          <w:iCs/>
          <w:highlight w:val="green"/>
        </w:rPr>
        <w:t xml:space="preserve">. – </w:t>
      </w:r>
      <w:r w:rsidR="00B06731" w:rsidRPr="00B06731">
        <w:rPr>
          <w:b/>
          <w:bCs/>
          <w:i/>
          <w:iCs/>
          <w:highlight w:val="green"/>
        </w:rPr>
        <w:t>APAGAR AO ENVIAR O TERMO PARA ASSINATURA</w:t>
      </w:r>
      <w:r w:rsidRPr="00B06731">
        <w:rPr>
          <w:i/>
          <w:iCs/>
          <w:highlight w:val="green"/>
        </w:rPr>
        <w:t>.</w:t>
      </w:r>
    </w:p>
    <w:p w14:paraId="36F5933E" w14:textId="77777777" w:rsidR="00B255AA" w:rsidRDefault="00000000">
      <w:pPr>
        <w:spacing w:before="120"/>
        <w:jc w:val="both"/>
      </w:pPr>
      <w:r>
        <w:rPr>
          <w:b/>
          <w:bCs/>
        </w:rPr>
        <w:t>AUTORIZANTE / RESPONSÁVEL LEGAL</w:t>
      </w:r>
      <w:r>
        <w:t xml:space="preserve">: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Nome completo</w:t>
      </w:r>
      <w:r>
        <w:rPr>
          <w:highlight w:val="yellow"/>
        </w:rPr>
        <w:t>»</w:t>
      </w:r>
      <w:r>
        <w:t xml:space="preserve">, inscrito(a) no CPF nº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CPF</w:t>
      </w:r>
      <w:r>
        <w:rPr>
          <w:highlight w:val="yellow"/>
        </w:rPr>
        <w:t>»</w:t>
      </w:r>
      <w:r>
        <w:t xml:space="preserve">, na qualidade de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mãe / pai / tutor(a) / guardião(ã)</w:t>
      </w:r>
      <w:r>
        <w:rPr>
          <w:highlight w:val="yellow"/>
        </w:rPr>
        <w:t>»</w:t>
      </w:r>
      <w:r>
        <w:t xml:space="preserve"> do </w:t>
      </w:r>
      <w:r>
        <w:rPr>
          <w:b/>
          <w:bCs/>
        </w:rPr>
        <w:t>PACIENTE</w:t>
      </w:r>
      <w:r>
        <w:t xml:space="preserve">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Nome completo do paciente</w:t>
      </w:r>
      <w:r>
        <w:rPr>
          <w:highlight w:val="yellow"/>
        </w:rPr>
        <w:t>»</w:t>
      </w:r>
      <w:r>
        <w:t xml:space="preserve">, nascido(a) em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__/__/____</w:t>
      </w:r>
      <w:r>
        <w:rPr>
          <w:highlight w:val="yellow"/>
        </w:rPr>
        <w:t>»</w:t>
      </w:r>
      <w:r>
        <w:t xml:space="preserve"> (doravante “</w:t>
      </w:r>
      <w:r>
        <w:rPr>
          <w:b/>
          <w:bCs/>
        </w:rPr>
        <w:t>AUTORIZANTE</w:t>
      </w:r>
      <w:r>
        <w:t>”).</w:t>
      </w:r>
    </w:p>
    <w:p w14:paraId="061E7650" w14:textId="77777777" w:rsidR="00B255AA" w:rsidRDefault="00000000">
      <w:pPr>
        <w:spacing w:before="120"/>
        <w:jc w:val="both"/>
      </w:pPr>
      <w:r>
        <w:rPr>
          <w:b/>
          <w:bCs/>
        </w:rPr>
        <w:t>SEGUNDO RESPONSÁVEL LEGAL</w:t>
      </w:r>
      <w:r>
        <w:t xml:space="preserve"> (quando aplicável):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Nome completo</w:t>
      </w:r>
      <w:r>
        <w:rPr>
          <w:highlight w:val="yellow"/>
        </w:rPr>
        <w:t>»</w:t>
      </w:r>
      <w:r>
        <w:t xml:space="preserve">, inscrito(a) no CPF nº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CPF</w:t>
      </w:r>
      <w:r>
        <w:rPr>
          <w:highlight w:val="yellow"/>
        </w:rPr>
        <w:t>»</w:t>
      </w:r>
      <w:r>
        <w:t xml:space="preserve">, na qualidade de </w:t>
      </w:r>
      <w:r>
        <w:rPr>
          <w:highlight w:val="yellow"/>
        </w:rPr>
        <w:t>«</w:t>
      </w:r>
      <w:r w:rsidRPr="007A6F11">
        <w:rPr>
          <w:b/>
          <w:bCs/>
          <w:highlight w:val="yellow"/>
        </w:rPr>
        <w:t>mãe / pai</w:t>
      </w:r>
      <w:r>
        <w:rPr>
          <w:highlight w:val="yellow"/>
        </w:rPr>
        <w:t>»</w:t>
      </w:r>
      <w:r>
        <w:t>.</w:t>
      </w:r>
    </w:p>
    <w:p w14:paraId="59AD84CC" w14:textId="77777777" w:rsidR="00B255AA" w:rsidRDefault="00000000">
      <w:pPr>
        <w:spacing w:before="120"/>
        <w:jc w:val="both"/>
      </w:pPr>
      <w:r>
        <w:t xml:space="preserve">Quando o </w:t>
      </w:r>
      <w:r>
        <w:rPr>
          <w:b/>
          <w:bCs/>
        </w:rPr>
        <w:t>CONTRATANTE</w:t>
      </w:r>
      <w:r>
        <w:t xml:space="preserve"> do Contrato não for responsável legal do </w:t>
      </w:r>
      <w:r>
        <w:rPr>
          <w:b/>
          <w:bCs/>
        </w:rPr>
        <w:t>PACIENTE</w:t>
      </w:r>
      <w:r>
        <w:t>, este Termo é assinado pelo responsável legal. Os demais dados das Partes são os constantes do Contrato.</w:t>
      </w:r>
    </w:p>
    <w:p w14:paraId="70CC669D" w14:textId="77777777" w:rsidR="00B255AA" w:rsidRDefault="00000000">
      <w:pPr>
        <w:spacing w:before="120"/>
        <w:jc w:val="both"/>
      </w:pPr>
      <w:r>
        <w:t xml:space="preserve">CONSIDERANDO que a Cláusula Décima do Contrato condiciona o uso externo da imagem e da voz do </w:t>
      </w:r>
      <w:r>
        <w:rPr>
          <w:b/>
          <w:bCs/>
        </w:rPr>
        <w:t>PACIENTE</w:t>
      </w:r>
      <w:r>
        <w:t xml:space="preserve"> a autorização específica, formalizada em instrumento apartado e facultativo;</w:t>
      </w:r>
    </w:p>
    <w:p w14:paraId="6C899370" w14:textId="77777777" w:rsidR="00B255AA" w:rsidRDefault="00000000">
      <w:pPr>
        <w:spacing w:before="120"/>
        <w:jc w:val="both"/>
      </w:pPr>
      <w:r>
        <w:t>RESOLVEM as Partes firmar o presente Termo, nas condições seguintes:</w:t>
      </w:r>
    </w:p>
    <w:p w14:paraId="74EA1A02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PRIMEIRA – DO OBJETO</w:t>
      </w:r>
    </w:p>
    <w:p w14:paraId="53F4B556" w14:textId="77777777" w:rsidR="00B255AA" w:rsidRDefault="00000000">
      <w:pPr>
        <w:numPr>
          <w:ilvl w:val="0"/>
          <w:numId w:val="26"/>
        </w:numPr>
        <w:spacing w:before="120"/>
        <w:jc w:val="both"/>
      </w:pPr>
      <w:r>
        <w:t xml:space="preserve">O presente Termo tem por objeto a autorização, livre, específica e facultativa, para o uso externo da imagem e da voz do </w:t>
      </w:r>
      <w:r>
        <w:rPr>
          <w:b/>
          <w:bCs/>
        </w:rPr>
        <w:t>PACIENTE</w:t>
      </w:r>
      <w:r>
        <w:t xml:space="preserve">, captadas em fotografias, vídeos ou gravações durante as atividades da </w:t>
      </w:r>
      <w:r>
        <w:rPr>
          <w:b/>
          <w:bCs/>
        </w:rPr>
        <w:t>CONTRATADA</w:t>
      </w:r>
      <w:r>
        <w:t>, exclusivamente nos canais institucionais marcados na CLÁUSULA SEGUNDA.</w:t>
      </w:r>
    </w:p>
    <w:p w14:paraId="6DDD92C2" w14:textId="77777777" w:rsidR="00B255AA" w:rsidRDefault="00000000">
      <w:pPr>
        <w:numPr>
          <w:ilvl w:val="0"/>
          <w:numId w:val="26"/>
        </w:numPr>
        <w:spacing w:before="120"/>
        <w:jc w:val="both"/>
      </w:pPr>
      <w:r>
        <w:t xml:space="preserve">Este Termo não se confunde com o registro técnico do atendimento, destinado a supervisão, prontuário e segurança assistencial, que é regido pela Cláusula Décima do Contrato, independe desta autorização e permanece restrito à equipe técnica da </w:t>
      </w:r>
      <w:r>
        <w:rPr>
          <w:b/>
          <w:bCs/>
        </w:rPr>
        <w:t>CONTRATADA</w:t>
      </w:r>
      <w:r>
        <w:t>.</w:t>
      </w:r>
    </w:p>
    <w:p w14:paraId="6854199B" w14:textId="77777777" w:rsidR="00B255AA" w:rsidRDefault="00000000">
      <w:pPr>
        <w:numPr>
          <w:ilvl w:val="0"/>
          <w:numId w:val="26"/>
        </w:numPr>
        <w:spacing w:before="120"/>
        <w:jc w:val="both"/>
        <w:rPr>
          <w:ins w:id="0" w:author="Bernardo Salotto" w:date="2026-09-23T11:58:00Z" w16du:dateUtc="2026-09-23T14:58:00Z"/>
        </w:rPr>
      </w:pPr>
      <w:r>
        <w:t xml:space="preserve">A assinatura deste Termo é facultativa. Sua recusa, não assinatura ou revogação não afeta o atendimento, a agenda nem a qualidade dos serviços prestados ao </w:t>
      </w:r>
      <w:r>
        <w:rPr>
          <w:b/>
          <w:bCs/>
        </w:rPr>
        <w:t>PACIENTE</w:t>
      </w:r>
      <w:r>
        <w:t xml:space="preserve">, e não gera qualquer ônus ao </w:t>
      </w:r>
      <w:r>
        <w:rPr>
          <w:b/>
          <w:bCs/>
        </w:rPr>
        <w:t>AUTORIZANTE</w:t>
      </w:r>
      <w:r>
        <w:t xml:space="preserve"> ou ao </w:t>
      </w:r>
      <w:r>
        <w:rPr>
          <w:b/>
          <w:bCs/>
        </w:rPr>
        <w:t>CONTRATANTE</w:t>
      </w:r>
      <w:r>
        <w:t>.</w:t>
      </w:r>
    </w:p>
    <w:p w14:paraId="1C320DF5" w14:textId="77777777" w:rsidR="00B60C95" w:rsidRDefault="00B60C95" w:rsidP="00B60C95">
      <w:pPr>
        <w:spacing w:before="120"/>
        <w:ind w:left="728"/>
        <w:jc w:val="both"/>
        <w:rPr>
          <w:ins w:id="1" w:author="Bernardo Salotto" w:date="2026-09-23T11:58:00Z" w16du:dateUtc="2026-09-23T14:58:00Z"/>
          <w:del w:id="9951" w:author="Revisão Jurídica - Claude" w:date="2026-09-23T15:30:00Z"/>
        </w:rPr>
      </w:pPr>
    </w:p>
    <w:p w14:paraId="11032304" w14:textId="77777777" w:rsidR="00B60C95" w:rsidRDefault="00B60C95" w:rsidP="00B60C95">
      <w:pPr>
        <w:spacing w:before="120"/>
        <w:ind w:left="728"/>
        <w:jc w:val="both"/>
        <w:rPr>
          <w:ins w:id="2" w:author="Bernardo Salotto" w:date="2026-09-23T11:58:00Z" w16du:dateUtc="2026-09-23T14:58:00Z"/>
          <w:del w:id="9952" w:author="Revisão Jurídica - Claude" w:date="2026-09-23T15:30:00Z"/>
        </w:rPr>
      </w:pPr>
    </w:p>
    <w:p w14:paraId="1AC7D04A" w14:textId="77777777" w:rsidR="00B60C95" w:rsidRDefault="00B60C95" w:rsidP="00B60C95">
      <w:pPr>
        <w:spacing w:before="120"/>
        <w:ind w:left="728"/>
        <w:jc w:val="both"/>
        <w:rPr>
          <w:ins w:id="3" w:author="Bernardo Salotto" w:date="2026-09-23T11:58:00Z" w16du:dateUtc="2026-09-23T14:58:00Z"/>
          <w:del w:id="9953" w:author="Revisão Jurídica - Claude" w:date="2026-09-23T15:30:00Z"/>
        </w:rPr>
      </w:pPr>
    </w:p>
    <w:p w14:paraId="42C93FCC" w14:textId="77777777" w:rsidR="00B60C95" w:rsidRDefault="00B60C95" w:rsidP="00B60C95">
      <w:pPr>
        <w:spacing w:before="120"/>
        <w:ind w:left="728"/>
        <w:jc w:val="both"/>
        <w:rPr>
          <w:ins w:id="4" w:author="Bernardo Salotto" w:date="2026-09-23T11:58:00Z" w16du:dateUtc="2026-09-23T14:58:00Z"/>
          <w:del w:id="9954" w:author="Revisão Jurídica - Claude" w:date="2026-09-23T15:30:00Z"/>
        </w:rPr>
      </w:pPr>
    </w:p>
    <w:p w14:paraId="3A2E714D" w14:textId="77777777" w:rsidR="00B60C95" w:rsidRDefault="00B60C95" w:rsidP="00B60C95">
      <w:pPr>
        <w:spacing w:before="120"/>
        <w:ind w:left="728"/>
        <w:jc w:val="both"/>
        <w:rPr>
          <w:ins w:id="5" w:author="Bernardo Salotto" w:date="2026-09-23T11:58:00Z" w16du:dateUtc="2026-09-23T14:58:00Z"/>
          <w:del w:id="9955" w:author="Revisão Jurídica - Claude" w:date="2026-09-23T15:30:00Z"/>
        </w:rPr>
      </w:pPr>
    </w:p>
    <w:p w14:paraId="5F15C00A" w14:textId="77777777" w:rsidR="00B60C95" w:rsidRDefault="00B60C95" w:rsidP="00B60C95">
      <w:pPr>
        <w:spacing w:before="120"/>
        <w:ind w:left="728"/>
        <w:jc w:val="both"/>
        <w:pPrChange w:id="6" w:author="Bernardo Salotto" w:date="2026-09-23T11:58:00Z" w16du:dateUtc="2026-09-23T14:58:00Z">
          <w:pPr>
            <w:numPr>
              <w:numId w:val="26"/>
            </w:numPr>
            <w:tabs>
              <w:tab w:val="num" w:pos="0"/>
            </w:tabs>
            <w:spacing w:before="120"/>
            <w:ind w:left="728" w:hanging="567"/>
            <w:jc w:val="both"/>
          </w:pPr>
        </w:pPrChange>
      </w:pPr>
    </w:p>
    <w:p w14:paraId="0B3483EE" w14:textId="341B486E" w:rsidR="00B06731" w:rsidRPr="00B06731" w:rsidRDefault="00000000" w:rsidP="00B06731">
      <w:pPr>
        <w:keepNext/>
        <w:pageBreakBefore/>
        <w:spacing w:before="240" w:after="120"/>
        <w:jc w:val="both"/>
        <w:rPr>
          <w:b/>
          <w:color w:val="1F3864"/>
          <w:u w:val="single"/>
        </w:rPr>
        <w:pPrChange w:id="9956" w:author="Revisão Jurídica - Claude" w:date="2026-09-23T15:30:00Z">
          <w:pPr>
            <w:keepNext/>
            <w:spacing w:before="240" w:after="120"/>
            <w:jc w:val="both"/>
          </w:pPr>
        </w:pPrChange>
      </w:pPr>
      <w:r>
        <w:rPr>
          <w:b/>
          <w:color w:val="1F3864"/>
          <w:u w:val="single"/>
        </w:rPr>
        <w:lastRenderedPageBreak/>
        <w:t>CLÁUSULA SEGUNDA – DOS CANAIS E DA IDENTIFICAÇÃO DO PACIENTE</w:t>
      </w:r>
    </w:p>
    <w:p w14:paraId="7B9691F8" w14:textId="77777777" w:rsidR="00B255AA" w:rsidRDefault="00000000">
      <w:pPr>
        <w:numPr>
          <w:ilvl w:val="0"/>
          <w:numId w:val="27"/>
        </w:numPr>
        <w:spacing w:before="120"/>
        <w:jc w:val="both"/>
      </w:pPr>
      <w:r>
        <w:t xml:space="preserve">A autorização limita-se aos canais e à forma de identificação marcados na tabela abaixo. Campo não marcado equivale a </w:t>
      </w:r>
      <w:r>
        <w:rPr>
          <w:b/>
          <w:bCs/>
        </w:rPr>
        <w:t>NÃO AUTORIZO</w:t>
      </w:r>
      <w:r>
        <w:t xml:space="preserve">. O </w:t>
      </w:r>
      <w:r>
        <w:rPr>
          <w:b/>
          <w:bCs/>
        </w:rPr>
        <w:t>AUTORIZANTE</w:t>
      </w:r>
      <w:r>
        <w:t xml:space="preserve"> deve conferir as marcações antes de assinar; havendo divergência, não assina e solicita a correção à </w:t>
      </w:r>
      <w:r>
        <w:rPr>
          <w:b/>
          <w:bCs/>
        </w:rPr>
        <w:t>CONTRATADA</w:t>
      </w:r>
      <w:r>
        <w:t>.</w:t>
      </w:r>
    </w:p>
    <w:p w14:paraId="5A6AE2AF" w14:textId="77777777" w:rsidR="00B255AA" w:rsidRPr="00F97073" w:rsidRDefault="009A52C6">
      <w:pPr>
        <w:keepNext/>
        <w:spacing w:before="120"/>
        <w:jc w:val="both"/>
        <w:rPr>
          <w:i/>
          <w:iCs/>
        </w:rPr>
      </w:pPr>
      <w:r>
        <w:rPr>
          <w:b/>
          <w:bCs/>
          <w:i/>
          <w:iCs/>
          <w:highlight w:val="green"/>
        </w:rPr>
        <w:t>Observação para Preenchimento:</w:t>
      </w:r>
      <w:r>
        <w:rPr>
          <w:i/>
          <w:iCs/>
          <w:highlight w:val="green"/>
        </w:rPr>
        <w:t xml:space="preserve"> marcar na tabela as opções escolhidas pelo AUTORIZANTE antes do envio para assinatura – </w:t>
      </w:r>
      <w:r>
        <w:rPr>
          <w:b/>
          <w:bCs/>
          <w:i/>
          <w:iCs/>
          <w:highlight w:val="green"/>
        </w:rPr>
        <w:t>APAGAR AO ENVIAR O TERMO PARA ASSINATURA</w:t>
      </w:r>
      <w:r>
        <w:rPr>
          <w:i/>
          <w:iCs/>
          <w:highlight w:val="green"/>
        </w:rPr>
        <w:t>.</w:t>
      </w:r>
    </w:p>
    <w:tbl>
      <w:tblPr>
        <w:tblW w:w="10000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6062"/>
        <w:gridCol w:w="3938"/>
      </w:tblGrid>
      <w:tr w:rsidR="00750A8C" w14:paraId="4C3072CC" w14:textId="77777777">
        <w:trPr>
          <w:cantSplit/>
          <w:trHeight w:val="567"/>
        </w:trPr>
        <w:tc>
          <w:tcPr>
            <w:tcW w:w="100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1873CB3" w14:textId="77777777" w:rsidR="00621A28" w:rsidRDefault="00000000">
            <w:pPr>
              <w:keepNext/>
              <w:jc w:val="center"/>
            </w:pPr>
            <w:r>
              <w:rPr>
                <w:b/>
                <w:color w:val="FFFFFF"/>
              </w:rPr>
              <w:t>AUTORIZAÇÃO DE USO EXTERNO DE IMAGEM E VOZ</w:t>
            </w:r>
          </w:p>
        </w:tc>
      </w:tr>
      <w:tr w:rsidR="00750A8C" w14:paraId="2D61A783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79B0D8CB" w14:textId="77777777" w:rsidR="00621A28" w:rsidRDefault="00000000">
            <w:pPr>
              <w:keepNext/>
            </w:pPr>
            <w:r>
              <w:rPr>
                <w:b/>
              </w:rPr>
              <w:t>Canais autorizados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079D80A" w14:textId="77777777" w:rsidR="00621A28" w:rsidRDefault="00000000">
            <w:pPr>
              <w:keepNext/>
              <w:jc w:val="center"/>
            </w:pPr>
            <w:r>
              <w:rPr>
                <w:b/>
              </w:rPr>
              <w:t>Marcação</w:t>
            </w:r>
          </w:p>
        </w:tc>
      </w:tr>
      <w:tr w:rsidR="00750A8C" w14:paraId="4088696A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64290E" w14:textId="77777777" w:rsidR="00621A28" w:rsidRDefault="00000000">
            <w:r>
              <w:t xml:space="preserve">Website institucional da </w:t>
            </w:r>
            <w:r>
              <w:rPr>
                <w:b/>
              </w:rPr>
              <w:t>CONTRATADA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87B71C" w14:textId="77777777" w:rsidR="00621A28" w:rsidRDefault="00000000">
            <w:pPr>
              <w:jc w:val="center"/>
            </w:pPr>
            <w:r>
              <w:rPr>
                <w:highlight w:val="yellow"/>
              </w:rPr>
              <w:t>(     )</w:t>
            </w:r>
          </w:p>
        </w:tc>
      </w:tr>
      <w:tr w:rsidR="00750A8C" w14:paraId="170B7692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0E2D8" w14:textId="77777777" w:rsidR="00621A28" w:rsidRDefault="00000000">
            <w:r>
              <w:t>Redes sociais (Instagram, Facebook, LinkedIn, YouTube e similares)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4B626A" w14:textId="77777777" w:rsidR="00621A28" w:rsidRDefault="00000000">
            <w:pPr>
              <w:jc w:val="center"/>
            </w:pPr>
            <w:r>
              <w:rPr>
                <w:highlight w:val="yellow"/>
              </w:rPr>
              <w:t>(     )</w:t>
            </w:r>
          </w:p>
        </w:tc>
      </w:tr>
      <w:tr w:rsidR="00750A8C" w14:paraId="74AB946A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D06E78" w14:textId="77777777" w:rsidR="00621A28" w:rsidRDefault="00000000">
            <w:r>
              <w:t>Materiais impressos institucionais (folders, cartazes, murais)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2ACA9C" w14:textId="77777777" w:rsidR="00621A28" w:rsidRDefault="00000000">
            <w:pPr>
              <w:jc w:val="center"/>
            </w:pPr>
            <w:r>
              <w:rPr>
                <w:highlight w:val="yellow"/>
              </w:rPr>
              <w:t>(     )</w:t>
            </w:r>
          </w:p>
        </w:tc>
      </w:tr>
      <w:tr w:rsidR="00750A8C" w14:paraId="6F94CC55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69AD3A" w14:textId="77777777" w:rsidR="00621A28" w:rsidRDefault="00000000">
            <w:r>
              <w:t>Apresentações e conteúdos de ensino/EAD, sem fins comerciais diretos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277A89" w14:textId="77777777" w:rsidR="00621A28" w:rsidRDefault="00000000">
            <w:pPr>
              <w:jc w:val="center"/>
            </w:pPr>
            <w:r>
              <w:rPr>
                <w:highlight w:val="yellow"/>
              </w:rPr>
              <w:t>(     )</w:t>
            </w:r>
          </w:p>
        </w:tc>
      </w:tr>
      <w:tr w:rsidR="00750A8C" w14:paraId="38A34A52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3A6FCEBE" w14:textId="77777777" w:rsidR="00621A28" w:rsidRDefault="00000000">
            <w:r>
              <w:rPr>
                <w:b/>
              </w:rPr>
              <w:t>Identificação do PACIENTE no material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6E5B1E38" w14:textId="77777777" w:rsidR="00621A28" w:rsidRDefault="00000000">
            <w:pPr>
              <w:jc w:val="center"/>
            </w:pPr>
            <w:r>
              <w:rPr>
                <w:b/>
              </w:rPr>
              <w:t>Marcação</w:t>
            </w:r>
          </w:p>
        </w:tc>
      </w:tr>
      <w:tr w:rsidR="00750A8C" w14:paraId="7B1A1FB9" w14:textId="77777777">
        <w:tc>
          <w:tcPr>
            <w:tcW w:w="60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70EEB" w14:textId="77777777" w:rsidR="00621A28" w:rsidRDefault="00000000">
            <w:r>
              <w:t>Identificação pelo primeiro nome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B4331F" w14:textId="77777777" w:rsidR="00621A28" w:rsidRDefault="00000000">
            <w:pPr>
              <w:jc w:val="center"/>
            </w:pPr>
            <w:r>
              <w:rPr>
                <w:highlight w:val="yellow"/>
              </w:rPr>
              <w:t>(     )</w:t>
            </w:r>
          </w:p>
        </w:tc>
      </w:tr>
      <w:tr w:rsidR="00866E4F" w14:paraId="153EDFD8" w14:textId="77777777">
        <w:tc>
          <w:tcPr>
            <w:tcW w:w="6062" w:type="dxa"/>
            <w:gridSpan w:val="2"/>
            <w:vAlign w:val="center"/>
          </w:tcPr>
          <w:p w14:paraId="343FF8F7" w14:textId="77777777" w:rsidR="00621A28" w:rsidRDefault="00000000">
            <w:pPr>
              <w:spacing w:before="20" w:after="20"/>
            </w:pPr>
            <w:r>
              <w:rPr>
                <w:i/>
                <w:iCs/>
              </w:rPr>
              <w:t>Campo não marcado equivale a NÃO AUTORIZO.</w:t>
            </w:r>
          </w:p>
        </w:tc>
      </w:tr>
    </w:tbl>
    <w:p w14:paraId="281E1938" w14:textId="77777777" w:rsidR="00B255AA" w:rsidRDefault="00000000">
      <w:pPr>
        <w:numPr>
          <w:ilvl w:val="0"/>
          <w:numId w:val="27"/>
        </w:numPr>
        <w:spacing w:before="120"/>
        <w:jc w:val="both"/>
      </w:pPr>
      <w:r>
        <w:t xml:space="preserve">O material com a imagem ou a voz do </w:t>
      </w:r>
      <w:r>
        <w:rPr>
          <w:b/>
          <w:bCs/>
        </w:rPr>
        <w:t>PACIENTE</w:t>
      </w:r>
      <w:r>
        <w:t xml:space="preserve"> não será acompanhado de nome completo, diagnóstico, informações clínicas ou dados que permitam sua localização, como escola, endereço ou rotina. A identificação pelo primeiro nome depende de marcação específica na tabela acima.</w:t>
      </w:r>
    </w:p>
    <w:p w14:paraId="25BA3237" w14:textId="79EC62B6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commentRangeStart w:id="0"/>
      <w:r>
        <w:rPr>
          <w:b/>
          <w:color w:val="1F3864"/>
          <w:u w:val="single"/>
        </w:rPr>
        <w:t xml:space="preserve">CLÁUSULA TERCEIRA – </w:t>
      </w:r>
      <w:del w:id="9957" w:author="Revisão Jurídica - Claude" w:date="2026-09-23T15:30:00Z">
        <w:r>
          <w:rPr>
            <w:b/>
            <w:color w:val="1F3864"/>
            <w:u w:val="single"/>
          </w:rPr>
          <w:delText xml:space="preserve">DAS CONDIÇÕES E </w:delText>
        </w:r>
      </w:del>
      <w:ins w:id="9958" w:author="Revisão Jurídica - Claude" w:date="2026-09-23T15:30:00Z">
        <w:r>
          <w:rPr>
            <w:b/>
            <w:color w:val="1F3864"/>
            <w:u w:val="single"/>
          </w:rPr>
          <w:t xml:space="preserve">DA LEGISLAÇÃO APLICÁVEL</w:t>
        </w:r>
      </w:ins>
      <w:ins w:id="7" w:author="Bernardo Salotto" w:date="2026-09-23T11:57:00Z" w16du:dateUtc="2026-09-23T14:57:00Z">
        <w:del w:id="9959" w:author="Revisão Jurídica - Claude" w:date="2026-09-23T15:30:00Z">
          <w:r w:rsidR="00B60C95">
            <w:rPr>
              <w:b/>
              <w:color w:val="1F3864"/>
              <w:u w:val="single"/>
            </w:rPr>
            <w:delText>BASES LEGAIS</w:delText>
          </w:r>
        </w:del>
      </w:ins>
      <w:del w:id="8" w:author="Bernardo Salotto" w:date="2026-09-23T11:57:00Z" w16du:dateUtc="2026-09-23T14:57:00Z">
        <w:r w:rsidDel="00B60C95">
          <w:rPr>
            <w:b/>
            <w:color w:val="1F3864"/>
            <w:u w:val="single"/>
          </w:rPr>
          <w:delText>VEDAÇÕES</w:delText>
        </w:r>
      </w:del>
      <w:commentRangeEnd w:id="0"/>
      <w:r>
        <w:rPr>
          <w:rStyle w:val="CommentReference"/>
        </w:rPr>
        <w:commentReference w:id="0"/>
      </w:r>
    </w:p>
    <w:p w14:paraId="73253CA6" w14:textId="77777777" w:rsidR="00B255AA" w:rsidRDefault="00000000">
      <w:pPr>
        <w:numPr>
          <w:ilvl w:val="0"/>
          <w:numId w:val="28"/>
        </w:numPr>
        <w:spacing w:before="120"/>
        <w:jc w:val="both"/>
      </w:pPr>
      <w:r>
        <w:t xml:space="preserve">O uso observará a Lei nº 13.709/2018 (LGPD), em especial seu art. 14, e a Lei nº 15.211/2025 (ECA Digital), preservados a dignidade, a intimidade e o melhor interesse do </w:t>
      </w:r>
      <w:r>
        <w:rPr>
          <w:b/>
          <w:bCs/>
        </w:rPr>
        <w:t>PACIENTE</w:t>
      </w:r>
      <w:r>
        <w:t>.</w:t>
      </w:r>
    </w:p>
    <w:p w14:paraId="76948FE2" w14:textId="769966BB" w:rsidR="00B255AA" w:rsidDel="00B60C95" w:rsidRDefault="00000000">
      <w:pPr>
        <w:numPr>
          <w:ilvl w:val="0"/>
          <w:numId w:val="28"/>
        </w:numPr>
        <w:spacing w:before="120"/>
        <w:jc w:val="both"/>
        <w:rPr>
          <w:del w:id="9" w:author="Bernardo Salotto" w:date="2026-09-23T11:57:00Z" w16du:dateUtc="2026-09-23T14:57:00Z"/>
        </w:rPr>
      </w:pPr>
      <w:del w:id="10" w:author="Bernardo Salotto" w:date="2026-09-23T11:57:00Z" w16du:dateUtc="2026-09-23T14:57:00Z">
        <w:r w:rsidDel="00B60C95">
          <w:delText xml:space="preserve">É vedado o uso de imagem ou voz que exponha o </w:delText>
        </w:r>
        <w:r w:rsidDel="00B60C95">
          <w:rPr>
            <w:b/>
            <w:bCs/>
          </w:rPr>
          <w:delText>PACIENTE</w:delText>
        </w:r>
        <w:r w:rsidDel="00B60C95">
          <w:delText xml:space="preserve"> em situação de crise, desregulação, contenção, constrangimento ou que evidencie suas dificuldades de forma a comprometer sua dignidade.</w:delText>
        </w:r>
      </w:del>
    </w:p>
    <w:p w14:paraId="1769C672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QUARTA – DA GRATUIDADE</w:t>
      </w:r>
    </w:p>
    <w:p w14:paraId="4FEECDF8" w14:textId="77777777" w:rsidR="00B255AA" w:rsidRDefault="00000000">
      <w:pPr>
        <w:numPr>
          <w:ilvl w:val="0"/>
          <w:numId w:val="29"/>
        </w:numPr>
        <w:spacing w:before="120"/>
        <w:jc w:val="both"/>
      </w:pPr>
      <w:r>
        <w:t>A autorização é concedida a título gratuito e não gera direito a remuneração, desconto, bonificação ou qualquer vantagem no Contrato, a qualquer título.</w:t>
      </w:r>
    </w:p>
    <w:p w14:paraId="176072AC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QUINTA – DA VIGÊNCIA E DA REVOGAÇÃO</w:t>
      </w:r>
    </w:p>
    <w:p w14:paraId="6A1BE036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>Este Termo vigora a partir de sua assinatura e enquanto vigente o Contrato.</w:t>
      </w:r>
    </w:p>
    <w:p w14:paraId="4A756C81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A autorização pode ser revogada a qualquer tempo, total ou parcialmente, por qualquer dos responsáveis legais do </w:t>
      </w:r>
      <w:r>
        <w:rPr>
          <w:b/>
          <w:bCs/>
        </w:rPr>
        <w:t>PACIENTE</w:t>
      </w:r>
      <w:r>
        <w:t xml:space="preserve">, sem necessidade de justificativa e sem ônus, mediante comunicação por meio eletrônico, como e-mail ou aplicativo de mensagens, aos canais de atendimento da </w:t>
      </w:r>
      <w:r>
        <w:rPr>
          <w:b/>
          <w:bCs/>
        </w:rPr>
        <w:t>CONTRATADA</w:t>
      </w:r>
      <w:r>
        <w:t>.</w:t>
      </w:r>
    </w:p>
    <w:p w14:paraId="15D0787E" w14:textId="6E003DF4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Revogada a autorização, cessam a produção e a veiculação de novos materiais, e a </w:t>
      </w:r>
      <w:r>
        <w:rPr>
          <w:b/>
          <w:bCs/>
        </w:rPr>
        <w:t>CONTRATADA</w:t>
      </w:r>
      <w:r>
        <w:t xml:space="preserve"> retirará, em até </w:t>
      </w:r>
      <w:r w:rsidR="00043F35">
        <w:t xml:space="preserve">60 </w:t>
      </w:r>
      <w:r>
        <w:t>(</w:t>
      </w:r>
      <w:r w:rsidR="00043F35">
        <w:t>sessenta</w:t>
      </w:r>
      <w:r>
        <w:t>) dias corridos, o material sob seu controle direto, como website, perfis próprios em redes sociais e materiais sob sua gestão.</w:t>
      </w:r>
    </w:p>
    <w:p w14:paraId="79AB3543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Encerrado o Contrato, cessam a produção e a veiculação de novos materiais. Os materiais publicados durante a vigência poderão permanecer nas publicações originais, sem nova veiculação, impulsionamento ou reutilização, e serão retirados mediante solicitação do </w:t>
      </w:r>
      <w:r>
        <w:rPr>
          <w:b/>
          <w:bCs/>
        </w:rPr>
        <w:t>AUTORIZANTE</w:t>
      </w:r>
      <w:r>
        <w:t>, no prazo do item anterior.</w:t>
      </w:r>
    </w:p>
    <w:p w14:paraId="38275416" w14:textId="77777777" w:rsidR="00B255AA" w:rsidRDefault="00000000">
      <w:pPr>
        <w:numPr>
          <w:ilvl w:val="0"/>
          <w:numId w:val="30"/>
        </w:numPr>
        <w:spacing w:before="120"/>
        <w:jc w:val="both"/>
      </w:pPr>
      <w:r>
        <w:t xml:space="preserve">A revogação não alcança conteúdo já replicado ou compartilhado por terceiros fora do controle da </w:t>
      </w:r>
      <w:r>
        <w:rPr>
          <w:b/>
          <w:bCs/>
        </w:rPr>
        <w:t>CONTRATADA</w:t>
      </w:r>
      <w:r>
        <w:t xml:space="preserve">, nem materiais impressos já distribuídos, que não serão reutilizados pela </w:t>
      </w:r>
      <w:r>
        <w:rPr>
          <w:b/>
          <w:bCs/>
        </w:rPr>
        <w:t>CONTRATADA</w:t>
      </w:r>
      <w:r>
        <w:t>.</w:t>
      </w:r>
    </w:p>
    <w:p w14:paraId="57D19680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SEXTA – DOS RESPONSÁVEIS LEGAIS</w:t>
      </w:r>
    </w:p>
    <w:p w14:paraId="1E87836B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t xml:space="preserve">O </w:t>
      </w:r>
      <w:r>
        <w:rPr>
          <w:b/>
          <w:bCs/>
        </w:rPr>
        <w:t>AUTORIZANTE</w:t>
      </w:r>
      <w:r>
        <w:t xml:space="preserve"> declara ser responsável legal do </w:t>
      </w:r>
      <w:r>
        <w:rPr>
          <w:b/>
          <w:bCs/>
        </w:rPr>
        <w:t>PACIENTE</w:t>
      </w:r>
      <w:r>
        <w:t>, no exercício do poder familiar, da tutela ou da guarda, e assume responsabilidade pelas informações prestadas. O consentimento é dado por ao menos um dos pais ou pelo responsável legal, nos termos do art. 14, §1º, da LGPD.</w:t>
      </w:r>
    </w:p>
    <w:p w14:paraId="4FC96E52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lastRenderedPageBreak/>
        <w:t xml:space="preserve">Havendo guarda compartilhada, o segundo responsável legal poderá assinar este Termo no campo próprio. Manifestada discordância por qualquer dos responsáveis legais, a </w:t>
      </w:r>
      <w:r>
        <w:rPr>
          <w:b/>
          <w:bCs/>
        </w:rPr>
        <w:t>CONTRATADA</w:t>
      </w:r>
      <w:r>
        <w:t xml:space="preserve"> suspenderá o uso externo até consenso entre eles ou decisão judicial, prevalecendo, em caso de conflito, a ordem judicial.</w:t>
      </w:r>
    </w:p>
    <w:p w14:paraId="7D9A2071" w14:textId="77777777" w:rsidR="00B255AA" w:rsidRDefault="00000000">
      <w:pPr>
        <w:numPr>
          <w:ilvl w:val="0"/>
          <w:numId w:val="31"/>
        </w:numPr>
        <w:spacing w:before="120"/>
        <w:jc w:val="both"/>
      </w:pPr>
      <w:r>
        <w:t xml:space="preserve">Ainda que haja autorização, será respeitada a recusa do </w:t>
      </w:r>
      <w:r>
        <w:rPr>
          <w:b/>
          <w:bCs/>
        </w:rPr>
        <w:t>PACIENTE</w:t>
      </w:r>
      <w:r>
        <w:t xml:space="preserve"> em ser fotografado, filmado ou gravado, quando ele tiver condições de manifestá-la.</w:t>
      </w:r>
    </w:p>
    <w:p w14:paraId="1CDB9B65" w14:textId="77777777" w:rsidR="00B255AA" w:rsidRDefault="00000000">
      <w:pPr>
        <w:keepNext/>
        <w:spacing w:before="240" w:after="120"/>
        <w:jc w:val="both"/>
        <w:rPr>
          <w:b/>
          <w:color w:val="1F3864"/>
          <w:u w:val="single"/>
        </w:rPr>
      </w:pPr>
      <w:r>
        <w:rPr>
          <w:b/>
          <w:color w:val="1F3864"/>
          <w:u w:val="single"/>
        </w:rPr>
        <w:t>CLÁUSULA SÉTIMA – DAS DISPOSIÇÕES FINAIS</w:t>
      </w:r>
    </w:p>
    <w:p w14:paraId="2FE52D69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>Este Termo é instrumento apartado e acessório ao Contrato. Sua ausência, revogação ou extinção não altera nenhuma disposição do Contrato.</w:t>
      </w:r>
    </w:p>
    <w:p w14:paraId="060BE612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 xml:space="preserve">O tratamento das imagens e da voz do </w:t>
      </w:r>
      <w:r>
        <w:rPr>
          <w:b/>
          <w:bCs/>
        </w:rPr>
        <w:t>PACIENTE</w:t>
      </w:r>
      <w:r>
        <w:t xml:space="preserve"> observa a Política de Privacidade da </w:t>
      </w:r>
      <w:r>
        <w:rPr>
          <w:b/>
          <w:bCs/>
        </w:rPr>
        <w:t>CONTRATADA</w:t>
      </w:r>
      <w:r>
        <w:t>, disponível em seu website, e a Cláusula Décima Primeira do Contrato.</w:t>
      </w:r>
    </w:p>
    <w:p w14:paraId="1185FA9D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t xml:space="preserve">Fica eleito o Foro Regional de Bangu, da Comarca da Capital do Estado do Rio de Janeiro – RJ, sem prejuízo do foro do domicílio do </w:t>
      </w:r>
      <w:r>
        <w:rPr>
          <w:b/>
          <w:bCs/>
        </w:rPr>
        <w:t>AUTORIZANTE</w:t>
      </w:r>
      <w:r>
        <w:t>, nos termos do art. 101, I, do Código de Defesa do Consumidor.</w:t>
      </w:r>
    </w:p>
    <w:p w14:paraId="5BEC03BE" w14:textId="77777777" w:rsidR="00B255AA" w:rsidRDefault="00000000">
      <w:pPr>
        <w:numPr>
          <w:ilvl w:val="0"/>
          <w:numId w:val="32"/>
        </w:numPr>
        <w:spacing w:before="120"/>
        <w:jc w:val="both"/>
      </w:pPr>
      <w:r>
        <w:rPr>
          <w:rFonts w:eastAsia="Times New Roman"/>
          <w:spacing w:val="-3"/>
        </w:rPr>
        <w:t>O presente instrumento poderá ser assinado fisicamente ou por meio eletrônico, sendo ambas as formas igualmente válidas e eficazes. Por estarem justas e contratadas, as Partes assinam o presente instrumento, e reconhecem, de forma irrevogável e irretratável, (i) a autenticidade, validade e a plena eficácia da assinatura por meio eletrônico, para todos os fins de direito; (</w:t>
      </w:r>
      <w:proofErr w:type="spellStart"/>
      <w:r>
        <w:rPr>
          <w:rFonts w:eastAsia="Times New Roman"/>
          <w:spacing w:val="-3"/>
        </w:rPr>
        <w:t>ii</w:t>
      </w:r>
      <w:proofErr w:type="spellEnd"/>
      <w:r>
        <w:rPr>
          <w:rFonts w:eastAsia="Times New Roman"/>
          <w:spacing w:val="-3"/>
        </w:rPr>
        <w:t>) ainda que alguma das Partes venha a assinar eletronicamente este instrumento em local diverso, o local de celebração é, para todos os fins, Rio de Janeiro/RJ, conforme abaixo indicado; e (</w:t>
      </w:r>
      <w:proofErr w:type="spellStart"/>
      <w:r>
        <w:rPr>
          <w:rFonts w:eastAsia="Times New Roman"/>
          <w:spacing w:val="-3"/>
        </w:rPr>
        <w:t>iii</w:t>
      </w:r>
      <w:proofErr w:type="spellEnd"/>
      <w:r>
        <w:rPr>
          <w:rFonts w:eastAsia="Times New Roman"/>
          <w:spacing w:val="-3"/>
        </w:rPr>
        <w:t>) será considerada a data de assinatura deste instrumento, para todos os fins e efeitos, à data indicada abaixo, não obstante a data em que a última assinatura eletrônica foi realizada.</w:t>
      </w:r>
    </w:p>
    <w:p w14:paraId="08587E66" w14:textId="77777777" w:rsidR="00B255AA" w:rsidRDefault="00B255AA">
      <w:pPr>
        <w:tabs>
          <w:tab w:val="left" w:pos="729"/>
        </w:tabs>
        <w:spacing w:before="120"/>
        <w:ind w:left="426" w:hanging="426"/>
      </w:pPr>
    </w:p>
    <w:p w14:paraId="45F5B186" w14:textId="77777777" w:rsidR="00B255AA" w:rsidRDefault="00000000">
      <w:pPr>
        <w:tabs>
          <w:tab w:val="left" w:pos="729"/>
        </w:tabs>
        <w:spacing w:before="120"/>
        <w:ind w:left="426" w:hanging="426"/>
      </w:pPr>
      <w:r>
        <w:t xml:space="preserve">Rio de Janeiro, </w:t>
      </w:r>
      <w:r>
        <w:rPr>
          <w:highlight w:val="yellow"/>
        </w:rPr>
        <w:t xml:space="preserve">XX de XXXXX </w:t>
      </w:r>
      <w:proofErr w:type="gramStart"/>
      <w:r>
        <w:rPr>
          <w:highlight w:val="yellow"/>
        </w:rPr>
        <w:t>de  XXXX</w:t>
      </w:r>
      <w:proofErr w:type="gramEnd"/>
    </w:p>
    <w:p w14:paraId="7DA82A6E" w14:textId="77777777" w:rsidR="00B255AA" w:rsidRDefault="00B255AA">
      <w:pPr>
        <w:tabs>
          <w:tab w:val="left" w:pos="729"/>
        </w:tabs>
        <w:spacing w:before="120"/>
        <w:ind w:left="426" w:hanging="426"/>
      </w:pPr>
    </w:p>
    <w:tbl>
      <w:tblPr>
        <w:tblStyle w:val="Tabelacomgrade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5272"/>
        <w:gridCol w:w="5272"/>
      </w:tblGrid>
      <w:tr w:rsidR="00B255AA" w14:paraId="568FC345" w14:textId="77777777">
        <w:trPr>
          <w:trHeight w:val="1449"/>
          <w:jc w:val="center"/>
        </w:trPr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3770CC7A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CONTRATADA</w:t>
            </w:r>
          </w:p>
          <w:p w14:paraId="7D612A3A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139DDEF8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2A7F9927" w14:textId="77777777" w:rsidR="00B255AA" w:rsidRDefault="00000000">
            <w:pPr>
              <w:ind w:left="426" w:hanging="426"/>
            </w:pPr>
            <w:r>
              <w:t>Ana Carolina Guimarães Matos</w:t>
            </w:r>
          </w:p>
          <w:p w14:paraId="7C232476" w14:textId="77777777" w:rsidR="00B255AA" w:rsidRDefault="00000000">
            <w:pPr>
              <w:ind w:left="426" w:hanging="426"/>
            </w:pPr>
            <w:r>
              <w:t>Sócia Proprietária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6B3AC504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AUTORIZANTE</w:t>
            </w:r>
          </w:p>
          <w:p w14:paraId="48A517EC" w14:textId="77777777" w:rsidR="00B255AA" w:rsidRDefault="00B255AA">
            <w:pPr>
              <w:spacing w:after="120"/>
              <w:ind w:left="426" w:hanging="426"/>
            </w:pPr>
          </w:p>
          <w:p w14:paraId="0093A11D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3A9889FC" w14:textId="77777777" w:rsidR="00B255AA" w:rsidRDefault="00000000">
            <w:pPr>
              <w:ind w:left="426" w:hanging="426"/>
            </w:pPr>
            <w:r>
              <w:rPr>
                <w:highlight w:val="yellow"/>
              </w:rPr>
              <w:t>«</w:t>
            </w:r>
            <w:r w:rsidRPr="007A6F11">
              <w:rPr>
                <w:b/>
                <w:bCs/>
                <w:highlight w:val="yellow"/>
              </w:rPr>
              <w:t>Nome completo</w:t>
            </w:r>
            <w:r>
              <w:rPr>
                <w:highlight w:val="yellow"/>
              </w:rPr>
              <w:t>»</w:t>
            </w:r>
          </w:p>
          <w:p w14:paraId="08F26816" w14:textId="77777777" w:rsidR="00B255AA" w:rsidRDefault="00000000">
            <w:pPr>
              <w:ind w:left="426" w:hanging="426"/>
            </w:pPr>
            <w:r>
              <w:t xml:space="preserve">CPF: </w:t>
            </w:r>
            <w:r>
              <w:rPr>
                <w:highlight w:val="yellow"/>
              </w:rPr>
              <w:t>«</w:t>
            </w:r>
            <w:r w:rsidRPr="007A6F11">
              <w:rPr>
                <w:b/>
                <w:bCs/>
                <w:highlight w:val="yellow"/>
              </w:rPr>
              <w:t>CPF</w:t>
            </w:r>
            <w:r>
              <w:rPr>
                <w:highlight w:val="yellow"/>
              </w:rPr>
              <w:t>»</w:t>
            </w:r>
          </w:p>
        </w:tc>
      </w:tr>
    </w:tbl>
    <w:p w14:paraId="64431F82" w14:textId="77777777" w:rsidR="00B255AA" w:rsidRDefault="00B255AA">
      <w:pPr>
        <w:tabs>
          <w:tab w:val="left" w:pos="729"/>
        </w:tabs>
        <w:spacing w:before="120"/>
        <w:ind w:left="426" w:hanging="426"/>
      </w:pPr>
    </w:p>
    <w:tbl>
      <w:tblPr>
        <w:tblStyle w:val="Tabelacomgrade"/>
        <w:tblW w:w="10544" w:type="dxa"/>
        <w:jc w:val="center"/>
        <w:tblLayout w:type="fixed"/>
        <w:tblLook w:val="04A0" w:firstRow="1" w:lastRow="0" w:firstColumn="1" w:lastColumn="0" w:noHBand="0" w:noVBand="1"/>
      </w:tblPr>
      <w:tblGrid>
        <w:gridCol w:w="5272"/>
        <w:gridCol w:w="5272"/>
      </w:tblGrid>
      <w:tr w:rsidR="00B255AA" w14:paraId="7A347ED1" w14:textId="77777777">
        <w:trPr>
          <w:trHeight w:val="1449"/>
          <w:jc w:val="center"/>
        </w:trPr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7E1C9836" w14:textId="77777777" w:rsidR="00B255AA" w:rsidRDefault="00000000">
            <w:pPr>
              <w:spacing w:after="120"/>
              <w:ind w:left="426" w:hanging="426"/>
              <w:rPr>
                <w:b/>
                <w:bCs/>
              </w:rPr>
            </w:pPr>
            <w:r>
              <w:rPr>
                <w:b/>
                <w:bCs/>
              </w:rPr>
              <w:t>SEGUNDO RESPONSÁVEL LEGAL (quando aplicável)</w:t>
            </w:r>
          </w:p>
          <w:p w14:paraId="2A085597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1CC85301" w14:textId="77777777" w:rsidR="00B255AA" w:rsidRDefault="00000000">
            <w:pPr>
              <w:spacing w:after="120"/>
              <w:ind w:left="426" w:hanging="426"/>
            </w:pPr>
            <w:r>
              <w:t>_________________________________________</w:t>
            </w:r>
          </w:p>
          <w:p w14:paraId="4C251C56" w14:textId="77777777" w:rsidR="00B255AA" w:rsidRDefault="00000000">
            <w:pPr>
              <w:ind w:left="426" w:hanging="426"/>
            </w:pPr>
            <w:r>
              <w:rPr>
                <w:highlight w:val="yellow"/>
              </w:rPr>
              <w:t>«</w:t>
            </w:r>
            <w:r w:rsidRPr="007A6F11">
              <w:rPr>
                <w:b/>
                <w:bCs/>
                <w:highlight w:val="yellow"/>
              </w:rPr>
              <w:t>Nome completo</w:t>
            </w:r>
            <w:r>
              <w:rPr>
                <w:highlight w:val="yellow"/>
              </w:rPr>
              <w:t>»</w:t>
            </w:r>
          </w:p>
          <w:p w14:paraId="46BCFA51" w14:textId="77777777" w:rsidR="00B255AA" w:rsidRDefault="00000000">
            <w:pPr>
              <w:ind w:left="426" w:hanging="426"/>
            </w:pPr>
            <w:r>
              <w:t xml:space="preserve">CPF: </w:t>
            </w:r>
            <w:r>
              <w:rPr>
                <w:highlight w:val="yellow"/>
              </w:rPr>
              <w:t>«</w:t>
            </w:r>
            <w:r w:rsidRPr="007A6F11">
              <w:rPr>
                <w:b/>
                <w:bCs/>
                <w:highlight w:val="yellow"/>
              </w:rPr>
              <w:t>CPF</w:t>
            </w:r>
            <w:r>
              <w:rPr>
                <w:highlight w:val="yellow"/>
              </w:rPr>
              <w:t>»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14:paraId="5ADBBE8E" w14:textId="77777777" w:rsidR="00B255AA" w:rsidRDefault="00B255AA">
            <w:pPr>
              <w:spacing w:after="120"/>
              <w:ind w:left="426" w:hanging="426"/>
              <w:rPr>
                <w:b/>
                <w:bCs/>
              </w:rPr>
            </w:pPr>
          </w:p>
          <w:p w14:paraId="3B2A3237" w14:textId="77777777" w:rsidR="00B255AA" w:rsidRDefault="00B255AA">
            <w:pPr>
              <w:spacing w:after="120"/>
              <w:ind w:left="426" w:hanging="426"/>
            </w:pPr>
          </w:p>
          <w:p w14:paraId="5CD53FA5" w14:textId="77777777" w:rsidR="00B255AA" w:rsidRDefault="00B255AA">
            <w:pPr>
              <w:spacing w:after="120"/>
              <w:ind w:left="426" w:hanging="426"/>
            </w:pPr>
          </w:p>
          <w:p w14:paraId="7BF78AB5" w14:textId="77777777" w:rsidR="00B255AA" w:rsidRDefault="00B255AA">
            <w:pPr>
              <w:ind w:left="426" w:hanging="426"/>
            </w:pPr>
          </w:p>
          <w:p w14:paraId="629145ED" w14:textId="77777777" w:rsidR="00B255AA" w:rsidRDefault="00B255AA">
            <w:pPr>
              <w:ind w:left="426" w:hanging="426"/>
            </w:pPr>
          </w:p>
        </w:tc>
      </w:tr>
    </w:tbl>
    <w:p w14:paraId="4AF22371" w14:textId="77777777" w:rsidR="00B255AA" w:rsidRDefault="00B255AA"/>
    <w:sectPr w:rsidR="00B255AA" w:rsidSect="00B60C9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05" w:right="566" w:bottom="57" w:left="992" w:header="582" w:footer="0" w:gutter="0"/>
      <w:cols w:space="720"/>
      <w:formProt w:val="0"/>
      <w:docGrid w:linePitch="360"/>
      <w:sectPrChange w:id="12" w:author="Bernardo Salotto" w:date="2026-09-23T11:58:00Z" w16du:dateUtc="2026-09-23T14:58:00Z">
        <w:sectPr w:rsidR="00B255AA" w:rsidSect="00B60C95">
          <w:pgMar w:top="1037" w:right="566" w:bottom="57" w:left="992" w:header="582" w:footer="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são Jurídica - Claude" w:date="2026-09-23T15:04:49Z" w:initials="RJ">
    <w:p w14:paraId="111A2A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'Bases legais' é termo técnico da LGPD (o fundamento que autoriza o tratamento, aqui o consentimento do responsável legal, art. 14, §1º, já citado na Cláusula Sexta). Como a cláusula só remete à LGPD e ao ECA Digital, o título que descreve o conteúdo é 'Da Legislação Aplicável'.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1A2A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076A733" w16cex:dateUtc="2026-09-23T15:04:4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1A2AC6" w16cid:durableId="5076A7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FA5D4E" w14:textId="77777777" w:rsidR="00FE592F" w:rsidRDefault="00FE592F">
      <w:r>
        <w:separator/>
      </w:r>
    </w:p>
  </w:endnote>
  <w:endnote w:type="continuationSeparator" w:id="0">
    <w:p w14:paraId="3EBE2B1F" w14:textId="77777777" w:rsidR="00FE592F" w:rsidRDefault="00FE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CE1D9" w14:textId="3DFC2D3B" w:rsidR="00B255AA" w:rsidRDefault="00000000">
    <w:pPr>
      <w:pStyle w:val="Rodap"/>
    </w:pPr>
    <w:del w:id="11" w:author="Bernardo Salotto" w:date="2026-09-23T11:52:00Z" w16du:dateUtc="2026-09-23T14:52:00Z">
      <w:r w:rsidDel="00B06731">
        <w:rPr>
          <w:noProof/>
        </w:rPr>
        <w:drawing>
          <wp:anchor distT="0" distB="0" distL="0" distR="0" simplePos="0" relativeHeight="251653120" behindDoc="1" locked="0" layoutInCell="0" allowOverlap="1" wp14:anchorId="69172D97" wp14:editId="0E600242">
            <wp:simplePos x="0" y="0"/>
            <wp:positionH relativeFrom="page">
              <wp:posOffset>701675</wp:posOffset>
            </wp:positionH>
            <wp:positionV relativeFrom="margin">
              <wp:posOffset>8042275</wp:posOffset>
            </wp:positionV>
            <wp:extent cx="6862445" cy="2190750"/>
            <wp:effectExtent l="0" t="0" r="0" b="0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 l="3594" t="78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44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del>
  </w:p>
  <w:p w14:paraId="16511B73" w14:textId="77777777" w:rsidR="00B255AA" w:rsidRDefault="00000000">
    <w:pPr>
      <w:pStyle w:val="Rodap"/>
      <w:tabs>
        <w:tab w:val="left" w:pos="1639"/>
      </w:tabs>
    </w:pPr>
    <w:r>
      <w:tab/>
    </w:r>
    <w:r>
      <w:tab/>
    </w:r>
  </w:p>
  <w:p w14:paraId="4096C78B" w14:textId="77777777" w:rsidR="00B255AA" w:rsidRDefault="00000000">
    <w:pPr>
      <w:pStyle w:val="Rodap"/>
      <w:tabs>
        <w:tab w:val="clear" w:pos="4252"/>
        <w:tab w:val="left" w:pos="8504"/>
      </w:tabs>
    </w:pPr>
    <w:r>
      <w:rPr>
        <w:noProof/>
      </w:rPr>
      <mc:AlternateContent>
        <mc:Choice Requires="wps">
          <w:drawing>
            <wp:anchor distT="0" distB="0" distL="635" distR="0" simplePos="0" relativeHeight="251661312" behindDoc="1" locked="0" layoutInCell="0" allowOverlap="1" wp14:anchorId="6EFDCE99" wp14:editId="6FF0AA0C">
              <wp:simplePos x="0" y="0"/>
              <wp:positionH relativeFrom="page">
                <wp:posOffset>903605</wp:posOffset>
              </wp:positionH>
              <wp:positionV relativeFrom="margin">
                <wp:posOffset>9529445</wp:posOffset>
              </wp:positionV>
              <wp:extent cx="5200015" cy="233680"/>
              <wp:effectExtent l="635" t="0" r="0" b="0"/>
              <wp:wrapNone/>
              <wp:docPr id="8" name="Rodape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9840" cy="23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2AA7BB8" w14:textId="77777777" w:rsidR="00B255AA" w:rsidRDefault="00000000">
                          <w:pPr>
                            <w:pStyle w:val="FrameContents"/>
                            <w:spacing w:after="20"/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  <w:t>Universo ABA | (21) 99136-6002 | @universoaba | www.universoaba.com.br</w:t>
                          </w:r>
                        </w:p>
                        <w:p w14:paraId="0159183D" w14:textId="77777777" w:rsidR="00B255AA" w:rsidRDefault="00B255AA">
                          <w:pPr>
                            <w:pStyle w:val="FrameContents"/>
                            <w:spacing w:after="20"/>
                            <w:rPr>
                              <w:color w:val="44536A"/>
                              <w:sz w:val="15"/>
                              <w:szCs w:val="24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6EFDCE99" id="RodapeTexto" o:spid="_x0000_s1027" style="position:absolute;margin-left:71.15pt;margin-top:750.35pt;width:409.45pt;height:18.4pt;z-index:-251655168;visibility:visible;mso-wrap-style:square;mso-wrap-distance-left:.05pt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" o:allowincell="f" filled="f" stroked="f" strokeweight="0">
              <v:textbox inset="0,0,0,0">
                <w:txbxContent>
                  <w:p w14:paraId="40704F99" w14:textId="77777777" w:rsidR="00B255AA" w:rsidRDefault="00000000">
                    <w:pPr>
                      <w:pStyle w:val="FrameContents"/>
                      <w:spacing w:after="20"/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  <w:t>Universo ABA | (21) 99136-6002 | @universoaba | www.universoaba.com.br</w:t>
                    </w:r>
                  </w:p>
                  <w:p w14:paraId="2FAA8091" w14:textId="77777777" w:rsidR="00B255AA" w:rsidRDefault="00B255AA">
                    <w:pPr>
                      <w:pStyle w:val="FrameContents"/>
                      <w:spacing w:after="20"/>
                      <w:rPr>
                        <w:rFonts w:ascii="Calibri" w:hAnsi="Calibri" w:cs="Calibri"/>
                        <w:color w:val="44536A"/>
                        <w:sz w:val="15"/>
                        <w:szCs w:val="24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tab/>
    </w:r>
    <w:r>
      <w:tab/>
    </w:r>
  </w:p>
  <w:p w14:paraId="7372053F" w14:textId="77777777" w:rsidR="00B255AA" w:rsidRDefault="00B255AA">
    <w:pPr>
      <w:pStyle w:val="Rodap"/>
    </w:pPr>
  </w:p>
  <w:p w14:paraId="78403559" w14:textId="77777777" w:rsidR="00B255AA" w:rsidRDefault="00B255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FEAC82" w14:textId="77777777" w:rsidR="00B255AA" w:rsidRDefault="00000000">
    <w:pPr>
      <w:pStyle w:val="Rodap"/>
    </w:pPr>
    <w:r>
      <w:rPr>
        <w:noProof/>
      </w:rPr>
      <w:drawing>
        <wp:anchor distT="0" distB="0" distL="0" distR="0" simplePos="0" relativeHeight="251654144" behindDoc="1" locked="0" layoutInCell="0" allowOverlap="1" wp14:anchorId="0D794FFD" wp14:editId="01FE5616">
          <wp:simplePos x="0" y="0"/>
          <wp:positionH relativeFrom="page">
            <wp:posOffset>701675</wp:posOffset>
          </wp:positionH>
          <wp:positionV relativeFrom="margin">
            <wp:posOffset>8042275</wp:posOffset>
          </wp:positionV>
          <wp:extent cx="6862445" cy="2190750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94" t="78186"/>
                  <a:stretch>
                    <a:fillRect/>
                  </a:stretch>
                </pic:blipFill>
                <pic:spPr bwMode="auto">
                  <a:xfrm>
                    <a:off x="0" y="0"/>
                    <a:ext cx="6862445" cy="219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12CE06D" w14:textId="77777777" w:rsidR="00B255AA" w:rsidRDefault="00000000">
    <w:pPr>
      <w:pStyle w:val="Rodap"/>
      <w:tabs>
        <w:tab w:val="left" w:pos="1639"/>
      </w:tabs>
    </w:pPr>
    <w:r>
      <w:tab/>
    </w:r>
    <w:r>
      <w:tab/>
    </w:r>
  </w:p>
  <w:p w14:paraId="21AA9057" w14:textId="77777777" w:rsidR="00B255AA" w:rsidRDefault="00000000">
    <w:pPr>
      <w:pStyle w:val="Rodap"/>
      <w:tabs>
        <w:tab w:val="clear" w:pos="4252"/>
        <w:tab w:val="left" w:pos="8504"/>
      </w:tabs>
    </w:pPr>
    <w:r>
      <w:rPr>
        <w:noProof/>
      </w:rPr>
      <mc:AlternateContent>
        <mc:Choice Requires="wps">
          <w:drawing>
            <wp:anchor distT="0" distB="0" distL="635" distR="0" simplePos="0" relativeHeight="251662336" behindDoc="1" locked="0" layoutInCell="0" allowOverlap="1" wp14:anchorId="6EFDCE99" wp14:editId="15392DD0">
              <wp:simplePos x="0" y="0"/>
              <wp:positionH relativeFrom="page">
                <wp:posOffset>903605</wp:posOffset>
              </wp:positionH>
              <wp:positionV relativeFrom="margin">
                <wp:posOffset>9529445</wp:posOffset>
              </wp:positionV>
              <wp:extent cx="5200015" cy="233680"/>
              <wp:effectExtent l="635" t="0" r="0" b="0"/>
              <wp:wrapNone/>
              <wp:docPr id="10" name="Rodape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9840" cy="23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D93D77" w14:textId="77777777" w:rsidR="00B255AA" w:rsidRDefault="00000000">
                          <w:pPr>
                            <w:pStyle w:val="FrameContents"/>
                            <w:spacing w:after="20"/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44536A"/>
                              <w:sz w:val="18"/>
                              <w:szCs w:val="18"/>
                            </w:rPr>
                            <w:t>Universo ABA | (21) 99136-6002 | @universoaba | www.universoaba.com.br</w:t>
                          </w:r>
                        </w:p>
                        <w:p w14:paraId="5317BE25" w14:textId="77777777" w:rsidR="00B255AA" w:rsidRDefault="00B255AA">
                          <w:pPr>
                            <w:pStyle w:val="FrameContents"/>
                            <w:spacing w:after="20"/>
                            <w:rPr>
                              <w:color w:val="44536A"/>
                              <w:sz w:val="15"/>
                              <w:szCs w:val="24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6EFDCE99" id="_x0000_s1029" style="position:absolute;margin-left:71.15pt;margin-top:750.35pt;width:409.45pt;height:18.4pt;z-index:-251654144;visibility:visible;mso-wrap-style:square;mso-wrap-distance-left:.05pt;mso-wrap-distance-top:0;mso-wrap-distance-right:0;mso-wrap-distance-bottom:0;mso-position-horizontal:absolute;mso-position-horizontal-relative:page;mso-position-vertical:absolute;mso-position-vertical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" o:allowincell="f" filled="f" stroked="f" strokeweight="0">
              <v:textbox inset="0,0,0,0">
                <w:txbxContent>
                  <w:p w14:paraId="643252B4" w14:textId="77777777" w:rsidR="00B255AA" w:rsidRDefault="00000000">
                    <w:pPr>
                      <w:pStyle w:val="FrameContents"/>
                      <w:spacing w:after="20"/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color w:val="44536A"/>
                        <w:sz w:val="18"/>
                        <w:szCs w:val="18"/>
                      </w:rPr>
                      <w:t>Universo ABA | (21) 99136-6002 | @universoaba | www.universoaba.com.br</w:t>
                    </w:r>
                  </w:p>
                  <w:p w14:paraId="799BB055" w14:textId="77777777" w:rsidR="00B255AA" w:rsidRDefault="00B255AA">
                    <w:pPr>
                      <w:pStyle w:val="FrameContents"/>
                      <w:spacing w:after="20"/>
                      <w:rPr>
                        <w:rFonts w:ascii="Calibri" w:hAnsi="Calibri" w:cs="Calibri"/>
                        <w:color w:val="44536A"/>
                        <w:sz w:val="15"/>
                        <w:szCs w:val="24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tab/>
    </w:r>
    <w:r>
      <w:tab/>
    </w:r>
  </w:p>
  <w:p w14:paraId="27700BCF" w14:textId="77777777" w:rsidR="00B255AA" w:rsidRDefault="00B255AA">
    <w:pPr>
      <w:pStyle w:val="Rodap"/>
    </w:pPr>
  </w:p>
  <w:p w14:paraId="1081D281" w14:textId="77777777" w:rsidR="00B255AA" w:rsidRDefault="00B25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452218" w14:textId="77777777" w:rsidR="00FE592F" w:rsidRDefault="00FE592F">
      <w:r>
        <w:separator/>
      </w:r>
    </w:p>
  </w:footnote>
  <w:footnote w:type="continuationSeparator" w:id="0">
    <w:p w14:paraId="1E3E6913" w14:textId="77777777" w:rsidR="00FE592F" w:rsidRDefault="00FE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76C48" w14:textId="77777777" w:rsidR="00B255A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13C242A6" wp14:editId="581B494E">
              <wp:simplePos x="0" y="0"/>
              <wp:positionH relativeFrom="page">
                <wp:posOffset>1084107</wp:posOffset>
              </wp:positionH>
              <wp:positionV relativeFrom="topMargin">
                <wp:posOffset>337436</wp:posOffset>
              </wp:positionV>
              <wp:extent cx="5475767" cy="324360"/>
              <wp:effectExtent l="0" t="0" r="10795" b="635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75767" cy="32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ED9CAB" w14:textId="77777777" w:rsidR="000A1648" w:rsidRPr="002F7B30" w:rsidRDefault="000A1648" w:rsidP="000A1648">
                          <w:pPr>
                            <w:pStyle w:val="FrameContentsuser"/>
                            <w:spacing w:before="12" w:line="250" w:lineRule="auto"/>
                            <w:ind w:left="20" w:right="18"/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</w:pP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UNIVERSO</w:t>
                          </w:r>
                          <w:r w:rsidRPr="000B47B7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 xml:space="preserve"> </w:t>
                          </w: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ABA</w:t>
                          </w:r>
                          <w:r w:rsidRPr="000B47B7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 xml:space="preserve"> </w:t>
                          </w:r>
                          <w:r w:rsidRPr="000B47B7">
                            <w:rPr>
                              <w:b/>
                              <w:color w:val="44536A"/>
                              <w:sz w:val="21"/>
                              <w:szCs w:val="20"/>
                            </w:rPr>
                            <w:t>–</w:t>
                          </w:r>
                          <w:r w:rsidRPr="000B47B7">
                            <w:rPr>
                              <w:b/>
                              <w:color w:val="44536A"/>
                              <w:spacing w:val="-9"/>
                              <w:sz w:val="21"/>
                              <w:szCs w:val="20"/>
                            </w:rPr>
                            <w:t xml:space="preserve"> </w:t>
                          </w:r>
                          <w:r w:rsidR="00390B76" w:rsidRPr="00390B76">
                            <w:rPr>
                              <w:b/>
                              <w:color w:val="44536A"/>
                              <w:spacing w:val="-8"/>
                              <w:sz w:val="21"/>
                              <w:szCs w:val="20"/>
                            </w:rPr>
                            <w:t>TERMO DE AUTORIZAÇÃO DE USO DE IMAGEM E VOZ</w:t>
                          </w:r>
                        </w:p>
                        <w:p w14:paraId="15A03F70" w14:textId="77777777" w:rsidR="00B255AA" w:rsidRDefault="00B255AA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rect w14:anchorId="13C242A6" id="Textbox 1" o:spid="_x0000_s1026" style="position:absolute;margin-left:85.35pt;margin-top:26.55pt;width:431.15pt;height:25.55pt;z-index:-251661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" o:allowincell="f" filled="f" stroked="f" strokeweight="0">
              <v:textbox inset="0,0,0,0">
                <w:txbxContent>
                  <w:p w14:paraId="767F6A83" w14:textId="5FAE99EF" w:rsidR="000A1648" w:rsidRPr="002F7B30" w:rsidRDefault="000A1648" w:rsidP="000A1648">
                    <w:pPr>
                      <w:pStyle w:val="FrameContentsuser"/>
                      <w:spacing w:before="12" w:line="250" w:lineRule="auto"/>
                      <w:ind w:left="20" w:right="18"/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</w:pP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UNIVERSO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 xml:space="preserve"> 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ABA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 xml:space="preserve"> 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z w:val="21"/>
                        <w:szCs w:val="20"/>
                      </w:rPr>
                      <w:t>–</w:t>
                    </w:r>
                    <w:r w:rsidRPr="000B47B7">
                      <w:rPr>
                        <w:rFonts w:ascii="Calibri" w:hAnsi="Calibri" w:cs="Calibri"/>
                        <w:b/>
                        <w:color w:val="44536A"/>
                        <w:spacing w:val="-9"/>
                        <w:sz w:val="21"/>
                        <w:szCs w:val="20"/>
                      </w:rPr>
                      <w:t xml:space="preserve"> </w:t>
                    </w:r>
                    <w:r w:rsidR="00390B76" w:rsidRPr="00390B76">
                      <w:rPr>
                        <w:rFonts w:ascii="Calibri" w:hAnsi="Calibri" w:cs="Calibri"/>
                        <w:b/>
                        <w:color w:val="44536A"/>
                        <w:spacing w:val="-8"/>
                        <w:sz w:val="21"/>
                        <w:szCs w:val="20"/>
                      </w:rPr>
                      <w:t>TERMO DE AUTORIZAÇÃO DE USO DE IMAGEM E VOZ</w:t>
                    </w:r>
                  </w:p>
                  <w:p w14:paraId="6F330BF2" w14:textId="061590BA" w:rsidR="00B255AA" w:rsidRDefault="00B255AA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sz w:val="18"/>
                        <w:szCs w:val="16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7216" behindDoc="1" locked="0" layoutInCell="0" allowOverlap="1" wp14:anchorId="6D475E6F" wp14:editId="65FEBC76">
          <wp:simplePos x="0" y="0"/>
          <wp:positionH relativeFrom="page">
            <wp:posOffset>6557645</wp:posOffset>
          </wp:positionH>
          <wp:positionV relativeFrom="paragraph">
            <wp:posOffset>-361950</wp:posOffset>
          </wp:positionV>
          <wp:extent cx="1011555" cy="682625"/>
          <wp:effectExtent l="0" t="0" r="0" b="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464" r="20" b="58977"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0" allowOverlap="1" wp14:anchorId="7890E988" wp14:editId="6A5C1179">
          <wp:simplePos x="0" y="0"/>
          <wp:positionH relativeFrom="page">
            <wp:posOffset>475615</wp:posOffset>
          </wp:positionH>
          <wp:positionV relativeFrom="topMargin">
            <wp:posOffset>170815</wp:posOffset>
          </wp:positionV>
          <wp:extent cx="491490" cy="448945"/>
          <wp:effectExtent l="0" t="0" r="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9149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731C28D" w14:textId="77777777" w:rsidR="00B255AA" w:rsidRDefault="00B255AA">
    <w:pPr>
      <w:spacing w:line="14" w:lineRule="auto"/>
      <w:rPr>
        <w:sz w:val="20"/>
      </w:rPr>
    </w:pPr>
  </w:p>
  <w:p w14:paraId="6B015E22" w14:textId="77777777" w:rsidR="00B255AA" w:rsidRDefault="00B255AA">
    <w:pPr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CFA77" w14:textId="77777777" w:rsidR="00B255AA" w:rsidRDefault="00000000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13C242A6" wp14:editId="7EB8748F">
              <wp:simplePos x="0" y="0"/>
              <wp:positionH relativeFrom="page">
                <wp:posOffset>1082040</wp:posOffset>
              </wp:positionH>
              <wp:positionV relativeFrom="topMargin">
                <wp:posOffset>243840</wp:posOffset>
              </wp:positionV>
              <wp:extent cx="5179060" cy="324485"/>
              <wp:effectExtent l="0" t="0" r="0" b="0"/>
              <wp:wrapNone/>
              <wp:docPr id="4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78960" cy="32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025754E" w14:textId="77777777" w:rsidR="00B255AA" w:rsidRDefault="00000000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UNIVERSO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ABA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–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9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>CONTRATO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pacing w:val="-8"/>
                              <w:sz w:val="18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 xml:space="preserve">PARTICULAR </w:t>
                          </w:r>
                        </w:p>
                        <w:p w14:paraId="68122027" w14:textId="77777777" w:rsidR="00B255AA" w:rsidRDefault="00000000">
                          <w:pPr>
                            <w:pStyle w:val="FrameContents"/>
                            <w:spacing w:before="12" w:line="250" w:lineRule="auto"/>
                            <w:ind w:left="20" w:right="18"/>
                            <w:rPr>
                              <w:rFonts w:asciiTheme="minorHAnsi" w:hAnsiTheme="minorHAnsi" w:cstheme="minorHAnsi"/>
                              <w:b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</w:rPr>
                            <w:t xml:space="preserve">NÚMERO: 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44536A"/>
                              <w:sz w:val="18"/>
                              <w:szCs w:val="16"/>
                              <w:highlight w:val="yellow"/>
                            </w:rPr>
                            <w:t>CT.ABA- 00000XX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13C242A6" id="_x0000_s1028" style="position:absolute;margin-left:85.2pt;margin-top:19.2pt;width:407.8pt;height:25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" o:allowincell="f" filled="f" stroked="f" strokeweight="0">
              <v:textbox inset="0,0,0,0">
                <w:txbxContent>
                  <w:p w14:paraId="7BEBEDFA" w14:textId="77777777" w:rsidR="00B255AA" w:rsidRDefault="00000000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UNIVERSO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ABA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–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9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>CONTRATO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pacing w:val="-8"/>
                        <w:sz w:val="18"/>
                        <w:szCs w:val="16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 xml:space="preserve">PARTICULAR </w:t>
                    </w:r>
                  </w:p>
                  <w:p w14:paraId="25158BE7" w14:textId="77777777" w:rsidR="00B255AA" w:rsidRDefault="00000000">
                    <w:pPr>
                      <w:pStyle w:val="FrameContents"/>
                      <w:spacing w:before="12" w:line="250" w:lineRule="auto"/>
                      <w:ind w:left="20" w:right="18"/>
                      <w:rPr>
                        <w:rFonts w:asciiTheme="minorHAnsi" w:hAnsiTheme="minorHAnsi" w:cstheme="minorHAnsi"/>
                        <w:b/>
                        <w:sz w:val="18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</w:rPr>
                      <w:t xml:space="preserve">NÚMERO: </w:t>
                    </w:r>
                    <w:r>
                      <w:rPr>
                        <w:rFonts w:asciiTheme="minorHAnsi" w:hAnsiTheme="minorHAnsi" w:cstheme="minorHAnsi"/>
                        <w:b/>
                        <w:color w:val="44536A"/>
                        <w:sz w:val="18"/>
                        <w:szCs w:val="16"/>
                        <w:highlight w:val="yellow"/>
                      </w:rPr>
                      <w:t>CT.ABA- 00000XX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240" behindDoc="1" locked="0" layoutInCell="0" allowOverlap="1" wp14:anchorId="055C88DD" wp14:editId="49FB43F3">
          <wp:simplePos x="0" y="0"/>
          <wp:positionH relativeFrom="page">
            <wp:posOffset>6557645</wp:posOffset>
          </wp:positionH>
          <wp:positionV relativeFrom="paragraph">
            <wp:posOffset>-361950</wp:posOffset>
          </wp:positionV>
          <wp:extent cx="1011555" cy="682625"/>
          <wp:effectExtent l="0" t="0" r="0" b="0"/>
          <wp:wrapNone/>
          <wp:docPr id="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464" r="20" b="58977"/>
                  <a:stretch>
                    <a:fillRect/>
                  </a:stretch>
                </pic:blipFill>
                <pic:spPr bwMode="auto">
                  <a:xfrm>
                    <a:off x="0" y="0"/>
                    <a:ext cx="1011555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0" allowOverlap="1" wp14:anchorId="476AADEC" wp14:editId="629F1F1C">
          <wp:simplePos x="0" y="0"/>
          <wp:positionH relativeFrom="page">
            <wp:posOffset>475615</wp:posOffset>
          </wp:positionH>
          <wp:positionV relativeFrom="topMargin">
            <wp:posOffset>170815</wp:posOffset>
          </wp:positionV>
          <wp:extent cx="491490" cy="448945"/>
          <wp:effectExtent l="0" t="0" r="0" b="0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9149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A18558" w14:textId="77777777" w:rsidR="00B255AA" w:rsidRDefault="00B255AA">
    <w:pPr>
      <w:spacing w:line="14" w:lineRule="auto"/>
      <w:rPr>
        <w:sz w:val="20"/>
      </w:rPr>
    </w:pPr>
  </w:p>
  <w:p w14:paraId="288539D7" w14:textId="77777777" w:rsidR="00B255AA" w:rsidRDefault="00B255AA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4E7F"/>
    <w:multiLevelType w:val="multilevel"/>
    <w:tmpl w:val="4198C58C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color w:val="0E2841" w:themeColor="text2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1" w15:restartNumberingAfterBreak="0">
    <w:nsid w:val="009863D7"/>
    <w:multiLevelType w:val="multilevel"/>
    <w:tmpl w:val="02C234B0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2" w15:restartNumberingAfterBreak="0">
    <w:nsid w:val="038E03C9"/>
    <w:multiLevelType w:val="multilevel"/>
    <w:tmpl w:val="B68C89DE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9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3" w15:restartNumberingAfterBreak="0">
    <w:nsid w:val="0E243C3B"/>
    <w:multiLevelType w:val="multilevel"/>
    <w:tmpl w:val="E454E7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8216AAE"/>
    <w:multiLevelType w:val="multilevel"/>
    <w:tmpl w:val="D7822246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5" w15:restartNumberingAfterBreak="0">
    <w:nsid w:val="1D8416F0"/>
    <w:multiLevelType w:val="multilevel"/>
    <w:tmpl w:val="2EC241DC"/>
    <w:lvl w:ilvl="0">
      <w:start w:val="1"/>
      <w:numFmt w:val="lowerLetter"/>
      <w:lvlText w:val="%1)"/>
      <w:lvlJc w:val="left"/>
      <w:pPr>
        <w:tabs>
          <w:tab w:val="num" w:pos="0"/>
        </w:tabs>
        <w:ind w:left="992" w:hanging="567"/>
      </w:pPr>
      <w:rPr>
        <w:b w:val="0"/>
        <w:bCs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91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386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9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2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95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998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01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04" w:hanging="500"/>
      </w:pPr>
      <w:rPr>
        <w:rFonts w:ascii="Symbol" w:hAnsi="Symbol" w:cs="Symbol" w:hint="default"/>
      </w:rPr>
    </w:lvl>
  </w:abstractNum>
  <w:abstractNum w:abstractNumId="6" w15:restartNumberingAfterBreak="0">
    <w:nsid w:val="23286B2C"/>
    <w:multiLevelType w:val="multilevel"/>
    <w:tmpl w:val="701452E8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7" w15:restartNumberingAfterBreak="0">
    <w:nsid w:val="24186417"/>
    <w:multiLevelType w:val="multilevel"/>
    <w:tmpl w:val="2BDE2F8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9" w:hanging="180"/>
      </w:pPr>
    </w:lvl>
  </w:abstractNum>
  <w:abstractNum w:abstractNumId="8" w15:restartNumberingAfterBreak="0">
    <w:nsid w:val="298466E6"/>
    <w:multiLevelType w:val="multilevel"/>
    <w:tmpl w:val="9AE82CBA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9" w15:restartNumberingAfterBreak="0">
    <w:nsid w:val="2EC20E94"/>
    <w:multiLevelType w:val="multilevel"/>
    <w:tmpl w:val="F580D1E4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0" w15:restartNumberingAfterBreak="0">
    <w:nsid w:val="37E34E5B"/>
    <w:multiLevelType w:val="multilevel"/>
    <w:tmpl w:val="6F30F0D0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color w:val="0E2841" w:themeColor="text2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11" w15:restartNumberingAfterBreak="0">
    <w:nsid w:val="37FC0BC9"/>
    <w:multiLevelType w:val="multilevel"/>
    <w:tmpl w:val="90BAC2A4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9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2" w15:restartNumberingAfterBreak="0">
    <w:nsid w:val="3FC94478"/>
    <w:multiLevelType w:val="multilevel"/>
    <w:tmpl w:val="F88CD81E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3" w15:restartNumberingAfterBreak="0">
    <w:nsid w:val="43332B96"/>
    <w:multiLevelType w:val="multilevel"/>
    <w:tmpl w:val="BB5667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463BEB"/>
    <w:multiLevelType w:val="multilevel"/>
    <w:tmpl w:val="F334A8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CA92288"/>
    <w:multiLevelType w:val="multilevel"/>
    <w:tmpl w:val="F11A22A8"/>
    <w:lvl w:ilvl="0">
      <w:start w:val="1"/>
      <w:numFmt w:val="decimal"/>
      <w:lvlText w:val="%1."/>
      <w:lvlJc w:val="left"/>
      <w:pPr>
        <w:tabs>
          <w:tab w:val="num" w:pos="0"/>
        </w:tabs>
        <w:ind w:left="1135" w:hanging="567"/>
      </w:pPr>
      <w:rPr>
        <w:b w:val="0"/>
        <w:bCs w:val="0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-316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-227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-1369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-466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37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1340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2243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3146" w:hanging="500"/>
      </w:pPr>
      <w:rPr>
        <w:rFonts w:ascii="Symbol" w:hAnsi="Symbol" w:cs="Symbol" w:hint="default"/>
      </w:rPr>
    </w:lvl>
  </w:abstractNum>
  <w:abstractNum w:abstractNumId="16" w15:restartNumberingAfterBreak="0">
    <w:nsid w:val="4D51672F"/>
    <w:multiLevelType w:val="multilevel"/>
    <w:tmpl w:val="A6CC66C8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7" w15:restartNumberingAfterBreak="0">
    <w:nsid w:val="503C505E"/>
    <w:multiLevelType w:val="multilevel"/>
    <w:tmpl w:val="B6B60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58AD2132"/>
    <w:multiLevelType w:val="multilevel"/>
    <w:tmpl w:val="4B44CEDA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19" w15:restartNumberingAfterBreak="0">
    <w:nsid w:val="687802D0"/>
    <w:multiLevelType w:val="multilevel"/>
    <w:tmpl w:val="36387FCC"/>
    <w:lvl w:ilvl="0">
      <w:start w:val="1"/>
      <w:numFmt w:val="decimal"/>
      <w:lvlText w:val="%1."/>
      <w:lvlJc w:val="left"/>
      <w:pPr>
        <w:tabs>
          <w:tab w:val="num" w:pos="0"/>
        </w:tabs>
        <w:ind w:left="728" w:hanging="567"/>
      </w:pPr>
      <w:rPr>
        <w:rFonts w:ascii="Calibri" w:eastAsia="Calibri" w:hAnsi="Calibri" w:cs="Calibri"/>
        <w:b w:val="0"/>
        <w:bCs w:val="0"/>
        <w:sz w:val="22"/>
        <w:szCs w:val="22"/>
      </w:rPr>
    </w:lvl>
    <w:lvl w:ilvl="1">
      <w:numFmt w:val="bullet"/>
      <w:lvlText w:val="-"/>
      <w:lvlJc w:val="left"/>
      <w:pPr>
        <w:tabs>
          <w:tab w:val="num" w:pos="0"/>
        </w:tabs>
        <w:ind w:left="1227" w:hanging="500"/>
      </w:pPr>
      <w:rPr>
        <w:rFonts w:ascii="Calibri" w:hAnsi="Calibri" w:cs="Calibri" w:hint="default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2122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25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8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831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734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37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40" w:hanging="500"/>
      </w:pPr>
      <w:rPr>
        <w:rFonts w:ascii="Symbol" w:hAnsi="Symbol" w:cs="Symbol" w:hint="default"/>
      </w:rPr>
    </w:lvl>
  </w:abstractNum>
  <w:abstractNum w:abstractNumId="20" w15:restartNumberingAfterBreak="0">
    <w:nsid w:val="6A161357"/>
    <w:multiLevelType w:val="multilevel"/>
    <w:tmpl w:val="6D2A3F20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21" w15:restartNumberingAfterBreak="0">
    <w:nsid w:val="79091CB7"/>
    <w:multiLevelType w:val="multilevel"/>
    <w:tmpl w:val="A0C40D1E"/>
    <w:lvl w:ilvl="0">
      <w:start w:val="1"/>
      <w:numFmt w:val="decimal"/>
      <w:lvlText w:val="%1."/>
      <w:lvlJc w:val="left"/>
      <w:pPr>
        <w:tabs>
          <w:tab w:val="num" w:pos="0"/>
        </w:tabs>
        <w:ind w:left="521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4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6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8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0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2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4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6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81" w:hanging="180"/>
      </w:pPr>
    </w:lvl>
  </w:abstractNum>
  <w:abstractNum w:abstractNumId="22" w15:restartNumberingAfterBreak="0">
    <w:nsid w:val="798E223C"/>
    <w:multiLevelType w:val="multilevel"/>
    <w:tmpl w:val="0C1047DC"/>
    <w:lvl w:ilvl="0">
      <w:start w:val="1"/>
      <w:numFmt w:val="lowerLetter"/>
      <w:lvlText w:val="%1)"/>
      <w:lvlJc w:val="left"/>
      <w:pPr>
        <w:tabs>
          <w:tab w:val="num" w:pos="0"/>
        </w:tabs>
        <w:ind w:left="567" w:hanging="567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66" w:hanging="500"/>
      </w:pPr>
      <w:rPr>
        <w:rFonts w:ascii="Calibri" w:eastAsia="Times New Roman" w:hAnsi="Calibri" w:cstheme="minorHAnsi"/>
        <w:sz w:val="22"/>
        <w:szCs w:val="22"/>
      </w:rPr>
    </w:lvl>
    <w:lvl w:ilvl="2">
      <w:numFmt w:val="bullet"/>
      <w:lvlText w:val=""/>
      <w:lvlJc w:val="left"/>
      <w:pPr>
        <w:tabs>
          <w:tab w:val="num" w:pos="0"/>
        </w:tabs>
        <w:ind w:left="1961" w:hanging="50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64" w:hanging="50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67" w:hanging="50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0" w:hanging="50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573" w:hanging="50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476" w:hanging="50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379" w:hanging="500"/>
      </w:pPr>
      <w:rPr>
        <w:rFonts w:ascii="Symbol" w:hAnsi="Symbol" w:cs="Symbol" w:hint="default"/>
      </w:rPr>
    </w:lvl>
  </w:abstractNum>
  <w:abstractNum w:abstractNumId="23" w15:restartNumberingAfterBreak="0">
    <w:nsid w:val="7A8A5845"/>
    <w:multiLevelType w:val="multilevel"/>
    <w:tmpl w:val="167C16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9" w:hanging="180"/>
      </w:pPr>
    </w:lvl>
  </w:abstractNum>
  <w:abstractNum w:abstractNumId="24" w15:restartNumberingAfterBreak="0">
    <w:nsid w:val="7EF840CB"/>
    <w:multiLevelType w:val="multilevel"/>
    <w:tmpl w:val="F8AC620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206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98896133">
    <w:abstractNumId w:val="4"/>
  </w:num>
  <w:num w:numId="2" w16cid:durableId="66223468">
    <w:abstractNumId w:val="15"/>
  </w:num>
  <w:num w:numId="3" w16cid:durableId="814183980">
    <w:abstractNumId w:val="0"/>
  </w:num>
  <w:num w:numId="4" w16cid:durableId="1828471608">
    <w:abstractNumId w:val="8"/>
  </w:num>
  <w:num w:numId="5" w16cid:durableId="1562713384">
    <w:abstractNumId w:val="10"/>
  </w:num>
  <w:num w:numId="6" w16cid:durableId="1908807862">
    <w:abstractNumId w:val="13"/>
  </w:num>
  <w:num w:numId="7" w16cid:durableId="317461990">
    <w:abstractNumId w:val="14"/>
  </w:num>
  <w:num w:numId="8" w16cid:durableId="1796368461">
    <w:abstractNumId w:val="6"/>
  </w:num>
  <w:num w:numId="9" w16cid:durableId="1620867949">
    <w:abstractNumId w:val="21"/>
  </w:num>
  <w:num w:numId="10" w16cid:durableId="1023628412">
    <w:abstractNumId w:val="1"/>
  </w:num>
  <w:num w:numId="11" w16cid:durableId="1589926030">
    <w:abstractNumId w:val="3"/>
  </w:num>
  <w:num w:numId="12" w16cid:durableId="980615559">
    <w:abstractNumId w:val="19"/>
  </w:num>
  <w:num w:numId="13" w16cid:durableId="921528996">
    <w:abstractNumId w:val="11"/>
  </w:num>
  <w:num w:numId="14" w16cid:durableId="956185221">
    <w:abstractNumId w:val="16"/>
  </w:num>
  <w:num w:numId="15" w16cid:durableId="137305926">
    <w:abstractNumId w:val="9"/>
  </w:num>
  <w:num w:numId="16" w16cid:durableId="1013916137">
    <w:abstractNumId w:val="12"/>
  </w:num>
  <w:num w:numId="17" w16cid:durableId="1313019238">
    <w:abstractNumId w:val="18"/>
  </w:num>
  <w:num w:numId="18" w16cid:durableId="663633569">
    <w:abstractNumId w:val="7"/>
  </w:num>
  <w:num w:numId="19" w16cid:durableId="1796949295">
    <w:abstractNumId w:val="2"/>
  </w:num>
  <w:num w:numId="20" w16cid:durableId="937257692">
    <w:abstractNumId w:val="23"/>
  </w:num>
  <w:num w:numId="21" w16cid:durableId="770202181">
    <w:abstractNumId w:val="22"/>
  </w:num>
  <w:num w:numId="22" w16cid:durableId="1775050343">
    <w:abstractNumId w:val="20"/>
  </w:num>
  <w:num w:numId="23" w16cid:durableId="1459640653">
    <w:abstractNumId w:val="5"/>
  </w:num>
  <w:num w:numId="24" w16cid:durableId="723604593">
    <w:abstractNumId w:val="24"/>
  </w:num>
  <w:num w:numId="25" w16cid:durableId="870267021">
    <w:abstractNumId w:val="17"/>
  </w:num>
  <w:num w:numId="26" w16cid:durableId="523790926">
    <w:abstractNumId w:val="4"/>
    <w:lvlOverride w:ilvl="0">
      <w:startOverride w:val="1"/>
    </w:lvlOverride>
  </w:num>
  <w:num w:numId="27" w16cid:durableId="298144641">
    <w:abstractNumId w:val="4"/>
    <w:lvlOverride w:ilvl="0">
      <w:startOverride w:val="1"/>
    </w:lvlOverride>
  </w:num>
  <w:num w:numId="28" w16cid:durableId="841628333">
    <w:abstractNumId w:val="4"/>
    <w:lvlOverride w:ilvl="0">
      <w:startOverride w:val="1"/>
    </w:lvlOverride>
  </w:num>
  <w:num w:numId="29" w16cid:durableId="1069770323">
    <w:abstractNumId w:val="4"/>
    <w:lvlOverride w:ilvl="0">
      <w:startOverride w:val="1"/>
    </w:lvlOverride>
  </w:num>
  <w:num w:numId="30" w16cid:durableId="1361469107">
    <w:abstractNumId w:val="4"/>
    <w:lvlOverride w:ilvl="0">
      <w:startOverride w:val="1"/>
    </w:lvlOverride>
  </w:num>
  <w:num w:numId="31" w16cid:durableId="2074545128">
    <w:abstractNumId w:val="4"/>
    <w:lvlOverride w:ilvl="0">
      <w:startOverride w:val="1"/>
    </w:lvlOverride>
  </w:num>
  <w:num w:numId="32" w16cid:durableId="2116710228">
    <w:abstractNumId w:val="4"/>
    <w:lvlOverride w:ilvl="0">
      <w:startOverride w:val="1"/>
    </w:lvlOverride>
  </w:num>
  <w:num w:numId="33" w16cid:durableId="1685670918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ernardo Salotto">
    <w15:presenceInfo w15:providerId="Windows Live" w15:userId="7241f375d79ef59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trackRevision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5AA"/>
    <w:rsid w:val="00043F35"/>
    <w:rsid w:val="0008112E"/>
    <w:rsid w:val="00085203"/>
    <w:rsid w:val="000A1648"/>
    <w:rsid w:val="000F65CA"/>
    <w:rsid w:val="00346724"/>
    <w:rsid w:val="00366477"/>
    <w:rsid w:val="00390B76"/>
    <w:rsid w:val="00474A2E"/>
    <w:rsid w:val="00596CBA"/>
    <w:rsid w:val="00621A28"/>
    <w:rsid w:val="007226BC"/>
    <w:rsid w:val="007A6F11"/>
    <w:rsid w:val="009571C4"/>
    <w:rsid w:val="009A52C6"/>
    <w:rsid w:val="00A16D8C"/>
    <w:rsid w:val="00B01966"/>
    <w:rsid w:val="00B06731"/>
    <w:rsid w:val="00B23925"/>
    <w:rsid w:val="00B255AA"/>
    <w:rsid w:val="00B441B1"/>
    <w:rsid w:val="00B60C95"/>
    <w:rsid w:val="00CC5267"/>
    <w:rsid w:val="00DA2838"/>
    <w:rsid w:val="00F97073"/>
    <w:rsid w:val="00FE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7DDB8"/>
  <w15:docId w15:val="{6D0A8414-1BC8-9642-8BBA-AB4547E5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445"/>
    <w:pPr>
      <w:widowControl w:val="0"/>
    </w:pPr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6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6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6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6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2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2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2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21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216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21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216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21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2167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8216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2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82167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1673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216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673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21673"/>
  </w:style>
  <w:style w:type="character" w:customStyle="1" w:styleId="RodapChar">
    <w:name w:val="Rodapé Char"/>
    <w:basedOn w:val="Fontepargpadro"/>
    <w:link w:val="Rodap"/>
    <w:uiPriority w:val="99"/>
    <w:qFormat/>
    <w:rsid w:val="00821673"/>
  </w:style>
  <w:style w:type="character" w:styleId="Refdecomentrio">
    <w:name w:val="annotation reference"/>
    <w:basedOn w:val="Fontepargpadro"/>
    <w:uiPriority w:val="99"/>
    <w:semiHidden/>
    <w:unhideWhenUsed/>
    <w:qFormat/>
    <w:rsid w:val="00034187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034187"/>
    <w:rPr>
      <w:rFonts w:ascii="Calibri" w:eastAsia="Calibri" w:hAnsi="Calibri" w:cs="Calibri"/>
      <w:kern w:val="0"/>
      <w:sz w:val="20"/>
      <w:szCs w:val="20"/>
      <w:lang w:eastAsia="pt-BR"/>
      <w14:ligatures w14:val="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034187"/>
    <w:rPr>
      <w:rFonts w:ascii="Calibri" w:eastAsia="Calibri" w:hAnsi="Calibri" w:cs="Calibri"/>
      <w:b/>
      <w:bCs/>
      <w:kern w:val="0"/>
      <w:sz w:val="20"/>
      <w:szCs w:val="2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43740"/>
    <w:rPr>
      <w:b/>
      <w:bCs/>
    </w:rPr>
  </w:style>
  <w:style w:type="character" w:customStyle="1" w:styleId="normaltextrun">
    <w:name w:val="normaltextrun"/>
    <w:basedOn w:val="Fontepargpadro"/>
    <w:qFormat/>
    <w:rsid w:val="00290F38"/>
  </w:style>
  <w:style w:type="character" w:customStyle="1" w:styleId="eop">
    <w:name w:val="eop"/>
    <w:basedOn w:val="Fontepargpadro"/>
    <w:qFormat/>
    <w:rsid w:val="00290F38"/>
  </w:style>
  <w:style w:type="character" w:styleId="Nmerodelinha">
    <w:name w:val="line number"/>
  </w:style>
  <w:style w:type="character" w:styleId="Hyperlink">
    <w:name w:val="Hyperlink"/>
    <w:basedOn w:val="Fontepargpadro"/>
    <w:uiPriority w:val="99"/>
    <w:unhideWhenUsed/>
    <w:rsid w:val="00EC26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EC263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C2632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DejaVu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Ttulo">
    <w:name w:val="Title"/>
    <w:basedOn w:val="Normal"/>
    <w:next w:val="Normal"/>
    <w:link w:val="TtuloChar"/>
    <w:uiPriority w:val="10"/>
    <w:qFormat/>
    <w:rsid w:val="00821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673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821673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2167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821673"/>
    <w:pPr>
      <w:tabs>
        <w:tab w:val="center" w:pos="4252"/>
        <w:tab w:val="right" w:pos="8504"/>
      </w:tabs>
    </w:pPr>
  </w:style>
  <w:style w:type="paragraph" w:styleId="Textodecomentrio">
    <w:name w:val="annotation text"/>
    <w:basedOn w:val="Normal"/>
    <w:link w:val="TextodecomentrioChar"/>
    <w:uiPriority w:val="99"/>
    <w:unhideWhenUsed/>
    <w:rsid w:val="000341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034187"/>
    <w:rPr>
      <w:b/>
      <w:bCs/>
    </w:rPr>
  </w:style>
  <w:style w:type="paragraph" w:styleId="Reviso">
    <w:name w:val="Revision"/>
    <w:uiPriority w:val="99"/>
    <w:semiHidden/>
    <w:qFormat/>
    <w:rsid w:val="002F5ADA"/>
    <w:rPr>
      <w:rFonts w:ascii="Calibri" w:eastAsia="Calibri" w:hAnsi="Calibri" w:cs="Calibri"/>
      <w:kern w:val="0"/>
      <w:lang w:eastAsia="pt-BR"/>
      <w14:ligatures w14:val="none"/>
    </w:rPr>
  </w:style>
  <w:style w:type="paragraph" w:customStyle="1" w:styleId="paragraph">
    <w:name w:val="paragraph"/>
    <w:basedOn w:val="Normal"/>
    <w:qFormat/>
    <w:rsid w:val="00290F38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782C1A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table" w:styleId="Tabelacomgrade">
    <w:name w:val="Table Grid"/>
    <w:basedOn w:val="Tabelanormal"/>
    <w:uiPriority w:val="39"/>
    <w:rsid w:val="0058044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comments" Target="comments.xml"/><Relationship Id="rId16" Type="http://schemas.microsoft.com/office/2011/relationships/commentsExtended" Target="commentsExtended.xml"/><Relationship Id="rId17" Type="http://schemas.microsoft.com/office/2016/09/relationships/commentsIds" Target="commentsIds.xml"/><Relationship Id="rId18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2C71-6086-4116-A584-45329ACC7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1221</Words>
  <Characters>6963</Characters>
  <Application>Microsoft Office Word</Application>
  <DocSecurity>0</DocSecurity>
  <Lines>136</Lines>
  <Paragraphs>90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Salotto</dc:creator>
  <dc:description/>
  <cp:lastModifiedBy>Bernardo Salotto</cp:lastModifiedBy>
  <cp:revision>45</cp:revision>
  <dcterms:created xsi:type="dcterms:W3CDTF">2025-12-04T18:59:00Z</dcterms:created>
  <dcterms:modified xsi:type="dcterms:W3CDTF">2026-09-23T14:58:00Z</dcterms:modified>
  <dc:language>en-US</dc:language>
</cp:coreProperties>
</file>